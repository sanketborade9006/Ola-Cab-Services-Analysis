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B378" w14:textId="77777777" w:rsidR="00653F12" w:rsidRDefault="00653F12" w:rsidP="005A2C59">
      <w:pPr>
        <w:jc w:val="both"/>
        <w:rPr>
          <w:rFonts w:ascii="Arial Black" w:hAnsi="Arial Black"/>
          <w:b/>
          <w:bCs/>
          <w:color w:val="EE0000"/>
          <w:sz w:val="32"/>
          <w:szCs w:val="32"/>
          <w:lang w:val="en-US"/>
        </w:rPr>
      </w:pPr>
    </w:p>
    <w:p w14:paraId="05F88398" w14:textId="4E87C846" w:rsidR="005A2C59" w:rsidRPr="008C71C0" w:rsidRDefault="005A2C59" w:rsidP="005A2C59">
      <w:pPr>
        <w:jc w:val="both"/>
        <w:rPr>
          <w:rFonts w:ascii="Arial Black" w:hAnsi="Arial Black"/>
          <w:b/>
          <w:bCs/>
          <w:color w:val="EE0000"/>
          <w:sz w:val="32"/>
          <w:szCs w:val="32"/>
          <w:lang w:val="en-US"/>
        </w:rPr>
      </w:pPr>
      <w:r w:rsidRPr="005A2C59">
        <w:rPr>
          <w:rFonts w:ascii="Arial Black" w:hAnsi="Arial Black"/>
          <w:b/>
          <w:bCs/>
          <w:color w:val="EE0000"/>
          <w:sz w:val="32"/>
          <w:szCs w:val="32"/>
          <w:lang w:val="en-US"/>
        </w:rPr>
        <w:t xml:space="preserve">                      </w:t>
      </w:r>
      <w:r>
        <w:rPr>
          <w:rFonts w:ascii="Arial Black" w:hAnsi="Arial Black"/>
          <w:b/>
          <w:bCs/>
          <w:color w:val="EE0000"/>
          <w:sz w:val="32"/>
          <w:szCs w:val="32"/>
          <w:lang w:val="en-US"/>
        </w:rPr>
        <w:t xml:space="preserve">     </w:t>
      </w:r>
      <w:r w:rsidRPr="005A2C59">
        <w:rPr>
          <w:rFonts w:ascii="Arial Black" w:hAnsi="Arial Black"/>
          <w:b/>
          <w:bCs/>
          <w:color w:val="00B0F0"/>
          <w:sz w:val="40"/>
          <w:szCs w:val="40"/>
          <w:lang w:val="en-US"/>
        </w:rPr>
        <w:t>Project Name :-</w:t>
      </w:r>
    </w:p>
    <w:p w14:paraId="1C84E2B8" w14:textId="71CB8401" w:rsidR="005A2C59" w:rsidRPr="005A2C59" w:rsidRDefault="005A2C59" w:rsidP="005A2C59">
      <w:pPr>
        <w:pStyle w:val="ListParagraph"/>
        <w:numPr>
          <w:ilvl w:val="0"/>
          <w:numId w:val="3"/>
        </w:numPr>
        <w:rPr>
          <w:rFonts w:ascii="Algerian" w:hAnsi="Algerian"/>
          <w:b/>
          <w:bCs/>
          <w:color w:val="EE0000"/>
          <w:sz w:val="44"/>
          <w:szCs w:val="44"/>
          <w:lang w:val="en-US"/>
        </w:rPr>
      </w:pPr>
      <w:proofErr w:type="spellStart"/>
      <w:r w:rsidRPr="005A2C59">
        <w:rPr>
          <w:rFonts w:ascii="Algerian" w:hAnsi="Algerian"/>
          <w:b/>
          <w:bCs/>
          <w:color w:val="EE0000"/>
          <w:sz w:val="44"/>
          <w:szCs w:val="44"/>
        </w:rPr>
        <w:t>Ola_cab_services</w:t>
      </w:r>
      <w:proofErr w:type="spellEnd"/>
      <w:r w:rsidRPr="005A2C59">
        <w:rPr>
          <w:rFonts w:ascii="Algerian" w:hAnsi="Algerian"/>
          <w:b/>
          <w:bCs/>
          <w:color w:val="EE0000"/>
          <w:sz w:val="44"/>
          <w:szCs w:val="44"/>
        </w:rPr>
        <w:t xml:space="preserve">  </w:t>
      </w:r>
    </w:p>
    <w:p w14:paraId="7DE7B0B0" w14:textId="77777777" w:rsidR="00C210AF" w:rsidRDefault="00C210AF">
      <w:pPr>
        <w:rPr>
          <w:color w:val="EE0000"/>
        </w:rPr>
      </w:pPr>
    </w:p>
    <w:p w14:paraId="5101572F" w14:textId="77777777" w:rsidR="005A2C59" w:rsidRDefault="005A2C59">
      <w:pPr>
        <w:rPr>
          <w:color w:val="EE0000"/>
        </w:rPr>
      </w:pPr>
    </w:p>
    <w:p w14:paraId="6442546C" w14:textId="158CFF57" w:rsidR="005A2C59" w:rsidRPr="005A2C59" w:rsidRDefault="005A2C59">
      <w:pPr>
        <w:rPr>
          <w:color w:val="EE0000"/>
          <w:sz w:val="32"/>
          <w:szCs w:val="32"/>
        </w:rPr>
      </w:pPr>
      <w:r w:rsidRPr="005967D0">
        <w:rPr>
          <w:color w:val="000000" w:themeColor="text1"/>
          <w:sz w:val="32"/>
          <w:szCs w:val="32"/>
        </w:rPr>
        <w:t>Name:-</w:t>
      </w:r>
      <w:r w:rsidR="005967D0" w:rsidRPr="005967D0">
        <w:rPr>
          <w:color w:val="000000" w:themeColor="text1"/>
          <w:sz w:val="32"/>
          <w:szCs w:val="32"/>
        </w:rPr>
        <w:t xml:space="preserve"> </w:t>
      </w:r>
      <w:r w:rsidRPr="005967D0">
        <w:rPr>
          <w:b/>
          <w:bCs/>
          <w:color w:val="000000" w:themeColor="text1"/>
          <w:sz w:val="32"/>
          <w:szCs w:val="32"/>
        </w:rPr>
        <w:t xml:space="preserve">Sanket Nitin </w:t>
      </w:r>
      <w:proofErr w:type="spellStart"/>
      <w:r w:rsidRPr="005967D0">
        <w:rPr>
          <w:b/>
          <w:bCs/>
          <w:color w:val="000000" w:themeColor="text1"/>
          <w:sz w:val="32"/>
          <w:szCs w:val="32"/>
        </w:rPr>
        <w:t>Borade</w:t>
      </w:r>
      <w:proofErr w:type="spellEnd"/>
    </w:p>
    <w:p w14:paraId="2F3836BE" w14:textId="77777777" w:rsidR="005967D0" w:rsidRPr="000C530F" w:rsidRDefault="005967D0" w:rsidP="005967D0">
      <w:pPr>
        <w:jc w:val="both"/>
        <w:rPr>
          <w:b/>
          <w:sz w:val="32"/>
          <w:szCs w:val="32"/>
          <w:u w:val="single"/>
        </w:rPr>
      </w:pPr>
      <w:r w:rsidRPr="00100711">
        <w:rPr>
          <w:sz w:val="32"/>
          <w:szCs w:val="32"/>
        </w:rPr>
        <w:t>Under Guidance of</w:t>
      </w:r>
      <w:r w:rsidRPr="00100711">
        <w:rPr>
          <w:b/>
          <w:sz w:val="32"/>
          <w:szCs w:val="32"/>
        </w:rPr>
        <w:t xml:space="preserve">: </w:t>
      </w:r>
      <w:r w:rsidRPr="000C530F">
        <w:rPr>
          <w:b/>
          <w:sz w:val="32"/>
          <w:szCs w:val="32"/>
        </w:rPr>
        <w:t>[Vishal Dhaygude]</w:t>
      </w:r>
    </w:p>
    <w:p w14:paraId="1A98D1EB" w14:textId="77777777" w:rsidR="005967D0" w:rsidRPr="00100711" w:rsidRDefault="005967D0" w:rsidP="005967D0">
      <w:pPr>
        <w:jc w:val="both"/>
        <w:rPr>
          <w:b/>
          <w:sz w:val="32"/>
          <w:szCs w:val="32"/>
        </w:rPr>
      </w:pPr>
      <w:r w:rsidRPr="00100711">
        <w:rPr>
          <w:sz w:val="32"/>
          <w:szCs w:val="32"/>
        </w:rPr>
        <w:t>Submitted To</w:t>
      </w:r>
      <w:r w:rsidRPr="00100711">
        <w:rPr>
          <w:b/>
          <w:sz w:val="32"/>
          <w:szCs w:val="32"/>
        </w:rPr>
        <w:t>: [</w:t>
      </w:r>
      <w:proofErr w:type="spellStart"/>
      <w:r w:rsidRPr="00207E41">
        <w:rPr>
          <w:b/>
          <w:sz w:val="32"/>
          <w:szCs w:val="32"/>
        </w:rPr>
        <w:t>Edutech</w:t>
      </w:r>
      <w:proofErr w:type="spellEnd"/>
      <w:r w:rsidRPr="00207E41">
        <w:rPr>
          <w:b/>
          <w:sz w:val="32"/>
          <w:szCs w:val="32"/>
        </w:rPr>
        <w:t xml:space="preserve"> Training Services</w:t>
      </w:r>
      <w:r w:rsidRPr="00100711">
        <w:rPr>
          <w:b/>
          <w:sz w:val="32"/>
          <w:szCs w:val="32"/>
        </w:rPr>
        <w:t>]</w:t>
      </w:r>
    </w:p>
    <w:p w14:paraId="73B9F55E" w14:textId="1FDDE00B" w:rsidR="005967D0" w:rsidRDefault="005967D0" w:rsidP="005967D0">
      <w:pPr>
        <w:jc w:val="both"/>
        <w:rPr>
          <w:b/>
          <w:sz w:val="32"/>
          <w:szCs w:val="32"/>
          <w:u w:val="single"/>
        </w:rPr>
      </w:pPr>
      <w:r w:rsidRPr="00100711">
        <w:rPr>
          <w:sz w:val="32"/>
          <w:szCs w:val="32"/>
        </w:rPr>
        <w:t>Submitted By</w:t>
      </w:r>
      <w:r w:rsidRPr="00100711">
        <w:rPr>
          <w:b/>
          <w:sz w:val="32"/>
          <w:szCs w:val="32"/>
        </w:rPr>
        <w:t>:</w:t>
      </w:r>
      <w:r w:rsidRPr="00207E41">
        <w:rPr>
          <w:b/>
          <w:sz w:val="32"/>
          <w:szCs w:val="32"/>
        </w:rPr>
        <w:t>[</w:t>
      </w:r>
      <w:r w:rsidR="00AD3FD2">
        <w:rPr>
          <w:b/>
          <w:sz w:val="32"/>
          <w:szCs w:val="32"/>
        </w:rPr>
        <w:t xml:space="preserve"> </w:t>
      </w:r>
      <w:proofErr w:type="spellStart"/>
      <w:r>
        <w:rPr>
          <w:b/>
          <w:sz w:val="32"/>
          <w:szCs w:val="32"/>
        </w:rPr>
        <w:t>sanket</w:t>
      </w:r>
      <w:proofErr w:type="spellEnd"/>
      <w:r>
        <w:rPr>
          <w:b/>
          <w:sz w:val="32"/>
          <w:szCs w:val="32"/>
        </w:rPr>
        <w:t xml:space="preserve"> </w:t>
      </w:r>
      <w:proofErr w:type="spellStart"/>
      <w:r>
        <w:rPr>
          <w:b/>
          <w:sz w:val="32"/>
          <w:szCs w:val="32"/>
        </w:rPr>
        <w:t>Borade</w:t>
      </w:r>
      <w:proofErr w:type="spellEnd"/>
      <w:r w:rsidR="00AD3FD2">
        <w:rPr>
          <w:b/>
          <w:sz w:val="32"/>
          <w:szCs w:val="32"/>
        </w:rPr>
        <w:t xml:space="preserve"> </w:t>
      </w:r>
      <w:r w:rsidRPr="00100711">
        <w:rPr>
          <w:b/>
          <w:sz w:val="32"/>
          <w:szCs w:val="32"/>
        </w:rPr>
        <w:t xml:space="preserve">], </w:t>
      </w:r>
      <w:r w:rsidRPr="000C530F">
        <w:rPr>
          <w:b/>
          <w:sz w:val="32"/>
          <w:szCs w:val="32"/>
          <w:u w:val="single"/>
        </w:rPr>
        <w:t>DAT</w:t>
      </w:r>
      <w:r w:rsidR="00557E1D">
        <w:rPr>
          <w:b/>
          <w:sz w:val="32"/>
          <w:szCs w:val="32"/>
          <w:u w:val="single"/>
        </w:rPr>
        <w:t>A</w:t>
      </w:r>
      <w:r w:rsidRPr="000C530F">
        <w:rPr>
          <w:b/>
          <w:sz w:val="32"/>
          <w:szCs w:val="32"/>
          <w:u w:val="single"/>
        </w:rPr>
        <w:t xml:space="preserve"> ANALYSIS</w:t>
      </w:r>
    </w:p>
    <w:p w14:paraId="0066D54A" w14:textId="77777777" w:rsidR="00FB4A4B" w:rsidRDefault="00FB4A4B" w:rsidP="00FB4A4B">
      <w:pPr>
        <w:rPr>
          <w:b/>
          <w:sz w:val="32"/>
          <w:szCs w:val="32"/>
          <w:u w:val="single"/>
        </w:rPr>
      </w:pPr>
    </w:p>
    <w:p w14:paraId="1FB6B13F" w14:textId="77777777" w:rsidR="00FB4A4B" w:rsidRDefault="00FB4A4B" w:rsidP="00FB4A4B">
      <w:pPr>
        <w:rPr>
          <w:b/>
          <w:sz w:val="32"/>
          <w:szCs w:val="32"/>
          <w:u w:val="single"/>
        </w:rPr>
      </w:pPr>
    </w:p>
    <w:p w14:paraId="15023D4B" w14:textId="77777777" w:rsidR="00FB4A4B" w:rsidRDefault="00FB4A4B" w:rsidP="00FB4A4B">
      <w:pPr>
        <w:rPr>
          <w:b/>
          <w:sz w:val="32"/>
          <w:szCs w:val="32"/>
          <w:u w:val="single"/>
        </w:rPr>
      </w:pPr>
    </w:p>
    <w:p w14:paraId="2BD7E244" w14:textId="77777777" w:rsidR="00FB4A4B" w:rsidRDefault="00FB4A4B" w:rsidP="00FB4A4B">
      <w:pPr>
        <w:rPr>
          <w:b/>
          <w:sz w:val="32"/>
          <w:szCs w:val="32"/>
          <w:u w:val="single"/>
        </w:rPr>
      </w:pPr>
    </w:p>
    <w:p w14:paraId="46D302A6" w14:textId="77777777" w:rsidR="00FB4A4B" w:rsidRDefault="00FB4A4B" w:rsidP="00FB4A4B">
      <w:pPr>
        <w:rPr>
          <w:b/>
          <w:sz w:val="32"/>
          <w:szCs w:val="32"/>
          <w:u w:val="single"/>
        </w:rPr>
      </w:pPr>
    </w:p>
    <w:p w14:paraId="714D7AD9" w14:textId="77777777" w:rsidR="00FB4A4B" w:rsidRDefault="00FB4A4B" w:rsidP="00FB4A4B">
      <w:pPr>
        <w:rPr>
          <w:b/>
          <w:sz w:val="32"/>
          <w:szCs w:val="32"/>
          <w:u w:val="single"/>
        </w:rPr>
      </w:pPr>
    </w:p>
    <w:p w14:paraId="6796101F" w14:textId="77777777" w:rsidR="00FB4A4B" w:rsidRDefault="00FB4A4B" w:rsidP="00FB4A4B">
      <w:pPr>
        <w:rPr>
          <w:b/>
          <w:sz w:val="32"/>
          <w:szCs w:val="32"/>
          <w:u w:val="single"/>
        </w:rPr>
      </w:pPr>
    </w:p>
    <w:p w14:paraId="196C78A9" w14:textId="77777777" w:rsidR="00FB4A4B" w:rsidRDefault="00FB4A4B" w:rsidP="00FB4A4B">
      <w:pPr>
        <w:rPr>
          <w:b/>
          <w:sz w:val="32"/>
          <w:szCs w:val="32"/>
          <w:u w:val="single"/>
        </w:rPr>
      </w:pPr>
    </w:p>
    <w:p w14:paraId="3270797C" w14:textId="77777777" w:rsidR="00FB4A4B" w:rsidRDefault="00FB4A4B" w:rsidP="00FB4A4B">
      <w:pPr>
        <w:rPr>
          <w:b/>
          <w:sz w:val="32"/>
          <w:szCs w:val="32"/>
          <w:u w:val="single"/>
        </w:rPr>
      </w:pPr>
    </w:p>
    <w:p w14:paraId="0A9D4C9F" w14:textId="77777777" w:rsidR="00FB4A4B" w:rsidRDefault="00FB4A4B" w:rsidP="00FB4A4B">
      <w:pPr>
        <w:rPr>
          <w:b/>
          <w:sz w:val="32"/>
          <w:szCs w:val="32"/>
          <w:u w:val="single"/>
        </w:rPr>
      </w:pPr>
    </w:p>
    <w:p w14:paraId="1137C7D9" w14:textId="77777777" w:rsidR="00FB4A4B" w:rsidRDefault="00FB4A4B" w:rsidP="00FB4A4B">
      <w:pPr>
        <w:rPr>
          <w:b/>
          <w:sz w:val="32"/>
          <w:szCs w:val="32"/>
          <w:u w:val="single"/>
        </w:rPr>
      </w:pPr>
    </w:p>
    <w:p w14:paraId="5E132DC8" w14:textId="77777777" w:rsidR="00FB4A4B" w:rsidRDefault="00FB4A4B" w:rsidP="00FB4A4B">
      <w:pPr>
        <w:rPr>
          <w:b/>
          <w:sz w:val="32"/>
          <w:szCs w:val="32"/>
          <w:u w:val="single"/>
        </w:rPr>
      </w:pPr>
    </w:p>
    <w:p w14:paraId="6F4F1FB7" w14:textId="77777777" w:rsidR="00FB4A4B" w:rsidRDefault="00FB4A4B" w:rsidP="00FB4A4B">
      <w:pPr>
        <w:rPr>
          <w:b/>
          <w:sz w:val="32"/>
          <w:szCs w:val="32"/>
          <w:u w:val="single"/>
        </w:rPr>
      </w:pPr>
    </w:p>
    <w:p w14:paraId="69BB147D" w14:textId="77777777" w:rsidR="00FB4A4B" w:rsidRDefault="00FB4A4B" w:rsidP="00FB4A4B">
      <w:pPr>
        <w:rPr>
          <w:b/>
          <w:sz w:val="32"/>
          <w:szCs w:val="32"/>
          <w:u w:val="single"/>
        </w:rPr>
      </w:pPr>
    </w:p>
    <w:p w14:paraId="391C9B52" w14:textId="77777777" w:rsidR="00FB4A4B" w:rsidRDefault="00FB4A4B" w:rsidP="00FB4A4B">
      <w:pPr>
        <w:rPr>
          <w:b/>
          <w:sz w:val="32"/>
          <w:szCs w:val="32"/>
          <w:u w:val="single"/>
        </w:rPr>
      </w:pPr>
    </w:p>
    <w:p w14:paraId="4771D246" w14:textId="77777777" w:rsidR="00FB4A4B" w:rsidRDefault="00FB4A4B" w:rsidP="00FB4A4B">
      <w:pPr>
        <w:rPr>
          <w:b/>
          <w:sz w:val="32"/>
          <w:szCs w:val="32"/>
          <w:u w:val="single"/>
        </w:rPr>
      </w:pPr>
    </w:p>
    <w:p w14:paraId="345CB2C6" w14:textId="047D0AD7" w:rsidR="00FB4A4B" w:rsidRPr="00CF472B" w:rsidRDefault="00FB4A4B" w:rsidP="00FB4A4B">
      <w:pPr>
        <w:spacing w:after="120"/>
        <w:rPr>
          <w:bCs/>
          <w:color w:val="FFC000"/>
          <w:sz w:val="28"/>
          <w:szCs w:val="28"/>
        </w:rPr>
      </w:pPr>
      <w:r w:rsidRPr="00CF472B">
        <w:rPr>
          <w:b/>
          <w:bCs/>
          <w:color w:val="FFC000"/>
          <w:sz w:val="28"/>
          <w:szCs w:val="28"/>
          <w:u w:val="single"/>
        </w:rPr>
        <w:t>Executive Summary</w:t>
      </w:r>
      <w:r w:rsidRPr="00CF472B">
        <w:rPr>
          <w:b/>
          <w:bCs/>
          <w:color w:val="FFC000"/>
          <w:sz w:val="28"/>
          <w:szCs w:val="28"/>
        </w:rPr>
        <w:t>:</w:t>
      </w:r>
      <w:r w:rsidRPr="00CF472B">
        <w:rPr>
          <w:bCs/>
          <w:color w:val="FFC000"/>
          <w:sz w:val="28"/>
          <w:szCs w:val="28"/>
        </w:rPr>
        <w:t xml:space="preserve"> </w:t>
      </w:r>
    </w:p>
    <w:p w14:paraId="34EA4157" w14:textId="261A17FC" w:rsidR="00FB4A4B" w:rsidRPr="00CF472B" w:rsidRDefault="00FB4A4B" w:rsidP="00FB4A4B">
      <w:pPr>
        <w:jc w:val="both"/>
        <w:rPr>
          <w:bCs/>
          <w:sz w:val="24"/>
          <w:szCs w:val="24"/>
        </w:rPr>
      </w:pPr>
      <w:r w:rsidRPr="00CF472B">
        <w:rPr>
          <w:bCs/>
          <w:sz w:val="24"/>
          <w:szCs w:val="24"/>
        </w:rPr>
        <w:t xml:space="preserve">Dataset covers Ola/Uber cab rides with details on bookings, cancellations, customer/driver </w:t>
      </w:r>
      <w:proofErr w:type="spellStart"/>
      <w:r w:rsidRPr="00CF472B">
        <w:rPr>
          <w:bCs/>
          <w:sz w:val="24"/>
          <w:szCs w:val="24"/>
        </w:rPr>
        <w:t>behavior</w:t>
      </w:r>
      <w:proofErr w:type="spellEnd"/>
      <w:r w:rsidRPr="00CF472B">
        <w:rPr>
          <w:bCs/>
          <w:sz w:val="24"/>
          <w:szCs w:val="24"/>
        </w:rPr>
        <w:t>, timings, vehicle types, and locations.</w:t>
      </w:r>
      <w:r w:rsidR="005B34BB">
        <w:rPr>
          <w:bCs/>
          <w:sz w:val="24"/>
          <w:szCs w:val="24"/>
        </w:rPr>
        <w:t xml:space="preserve"> </w:t>
      </w:r>
      <w:r w:rsidRPr="00CF472B">
        <w:rPr>
          <w:bCs/>
          <w:sz w:val="24"/>
          <w:szCs w:val="24"/>
        </w:rPr>
        <w:t>Contains time, booking, customer, vehicle, location, performance (VTAT/CTAT), and cancellation reasons.</w:t>
      </w:r>
      <w:r w:rsidR="005B34BB">
        <w:rPr>
          <w:bCs/>
          <w:sz w:val="24"/>
          <w:szCs w:val="24"/>
        </w:rPr>
        <w:t xml:space="preserve"> </w:t>
      </w:r>
      <w:r w:rsidRPr="00CF472B">
        <w:rPr>
          <w:bCs/>
          <w:sz w:val="24"/>
          <w:szCs w:val="24"/>
        </w:rPr>
        <w:t xml:space="preserve">Useful for </w:t>
      </w:r>
      <w:proofErr w:type="spellStart"/>
      <w:r w:rsidRPr="00CF472B">
        <w:rPr>
          <w:bCs/>
          <w:sz w:val="24"/>
          <w:szCs w:val="24"/>
        </w:rPr>
        <w:t>analyzing</w:t>
      </w:r>
      <w:proofErr w:type="spellEnd"/>
      <w:r w:rsidRPr="00CF472B">
        <w:rPr>
          <w:bCs/>
          <w:sz w:val="24"/>
          <w:szCs w:val="24"/>
        </w:rPr>
        <w:t xml:space="preserve"> ride demand patterns, customer &amp; driver cancellations, operational efficiency, and geographic </w:t>
      </w:r>
      <w:proofErr w:type="spellStart"/>
      <w:r w:rsidRPr="00CF472B">
        <w:rPr>
          <w:bCs/>
          <w:sz w:val="24"/>
          <w:szCs w:val="24"/>
        </w:rPr>
        <w:t>hotspots.Supports</w:t>
      </w:r>
      <w:proofErr w:type="spellEnd"/>
      <w:r w:rsidRPr="00CF472B">
        <w:rPr>
          <w:bCs/>
          <w:sz w:val="24"/>
          <w:szCs w:val="24"/>
        </w:rPr>
        <w:t xml:space="preserve"> business insights like improving customer satisfaction, optimizing fleet allocation, and demand forecasting</w:t>
      </w:r>
    </w:p>
    <w:p w14:paraId="014C638B" w14:textId="77777777" w:rsidR="005967D0" w:rsidRPr="008C71C0" w:rsidRDefault="005967D0" w:rsidP="005967D0">
      <w:pPr>
        <w:jc w:val="both"/>
        <w:rPr>
          <w:b/>
          <w:bCs/>
          <w:color w:val="0070C0"/>
          <w:sz w:val="28"/>
          <w:szCs w:val="28"/>
          <w:u w:val="single"/>
        </w:rPr>
      </w:pPr>
    </w:p>
    <w:p w14:paraId="5D2C5D88" w14:textId="08B7AD0F" w:rsidR="005967D0" w:rsidRPr="008C71C0" w:rsidRDefault="00FB4A4B">
      <w:pPr>
        <w:rPr>
          <w:b/>
          <w:bCs/>
          <w:color w:val="0070C0"/>
          <w:sz w:val="28"/>
          <w:szCs w:val="28"/>
          <w:u w:val="single"/>
        </w:rPr>
      </w:pPr>
      <w:r w:rsidRPr="008C71C0">
        <w:rPr>
          <w:b/>
          <w:bCs/>
          <w:color w:val="0070C0"/>
          <w:sz w:val="28"/>
          <w:szCs w:val="28"/>
          <w:u w:val="single"/>
        </w:rPr>
        <w:t>Univariate Analysis (</w:t>
      </w:r>
      <w:r w:rsidR="00FC78DA" w:rsidRPr="008C71C0">
        <w:rPr>
          <w:b/>
          <w:bCs/>
          <w:color w:val="0070C0"/>
          <w:sz w:val="28"/>
          <w:szCs w:val="28"/>
          <w:u w:val="single"/>
        </w:rPr>
        <w:t>8</w:t>
      </w:r>
      <w:r w:rsidR="005B34BB" w:rsidRPr="008C71C0">
        <w:rPr>
          <w:b/>
          <w:bCs/>
          <w:color w:val="0070C0"/>
          <w:sz w:val="28"/>
          <w:szCs w:val="28"/>
          <w:u w:val="single"/>
        </w:rPr>
        <w:t>0</w:t>
      </w:r>
      <w:r w:rsidRPr="008C71C0">
        <w:rPr>
          <w:b/>
          <w:bCs/>
          <w:color w:val="0070C0"/>
          <w:sz w:val="28"/>
          <w:szCs w:val="28"/>
          <w:u w:val="single"/>
        </w:rPr>
        <w:t xml:space="preserve"> Questions):</w:t>
      </w:r>
    </w:p>
    <w:p w14:paraId="668691AF" w14:textId="11A46EB2" w:rsidR="00CF472B" w:rsidRDefault="00CF472B" w:rsidP="00CF472B">
      <w:pPr>
        <w:rPr>
          <w:color w:val="000000" w:themeColor="text1"/>
          <w:sz w:val="24"/>
          <w:szCs w:val="24"/>
        </w:rPr>
      </w:pPr>
      <w:r w:rsidRPr="00CF472B">
        <w:rPr>
          <w:color w:val="000000" w:themeColor="text1"/>
          <w:sz w:val="24"/>
          <w:szCs w:val="24"/>
        </w:rPr>
        <w:t xml:space="preserve">Univariate analysis was applied to individual columns such as Booking Status, Vehicle Type, Pickup &amp; Drop Locations, </w:t>
      </w:r>
      <w:proofErr w:type="spellStart"/>
      <w:r w:rsidRPr="00CF472B">
        <w:rPr>
          <w:color w:val="000000" w:themeColor="text1"/>
          <w:sz w:val="24"/>
          <w:szCs w:val="24"/>
        </w:rPr>
        <w:t>Avg</w:t>
      </w:r>
      <w:proofErr w:type="spellEnd"/>
      <w:r w:rsidRPr="00CF472B">
        <w:rPr>
          <w:color w:val="000000" w:themeColor="text1"/>
          <w:sz w:val="24"/>
          <w:szCs w:val="24"/>
        </w:rPr>
        <w:t xml:space="preserve"> VTAT, </w:t>
      </w:r>
      <w:proofErr w:type="spellStart"/>
      <w:r w:rsidRPr="00CF472B">
        <w:rPr>
          <w:color w:val="000000" w:themeColor="text1"/>
          <w:sz w:val="24"/>
          <w:szCs w:val="24"/>
        </w:rPr>
        <w:t>Avg</w:t>
      </w:r>
      <w:proofErr w:type="spellEnd"/>
      <w:r w:rsidRPr="00CF472B">
        <w:rPr>
          <w:color w:val="000000" w:themeColor="text1"/>
          <w:sz w:val="24"/>
          <w:szCs w:val="24"/>
        </w:rPr>
        <w:t xml:space="preserve"> CTAT, and Cancellations. This helped in understanding the distribution of completed vs cancelled rides, most popular vehicle types, busiest pickup/drop points, and average turnaround times. It also revealed overall customer vs driver cancellation trends and common reasons for cancellations.</w:t>
      </w:r>
    </w:p>
    <w:p w14:paraId="436B66C9" w14:textId="77777777" w:rsidR="00714F66" w:rsidRPr="000B275A" w:rsidRDefault="00714F66" w:rsidP="00CF472B">
      <w:pPr>
        <w:rPr>
          <w:color w:val="0070C0"/>
          <w:sz w:val="28"/>
          <w:szCs w:val="28"/>
        </w:rPr>
      </w:pPr>
    </w:p>
    <w:p w14:paraId="2CFBE5F3" w14:textId="242F8858" w:rsidR="00714F66" w:rsidRDefault="000B275A" w:rsidP="00CF472B">
      <w:pPr>
        <w:rPr>
          <w:color w:val="000000" w:themeColor="text1"/>
          <w:sz w:val="24"/>
          <w:szCs w:val="24"/>
        </w:rPr>
      </w:pPr>
      <w:r w:rsidRPr="000B275A">
        <w:rPr>
          <w:b/>
          <w:bCs/>
          <w:color w:val="0070C0"/>
          <w:sz w:val="28"/>
          <w:szCs w:val="28"/>
          <w:u w:val="single"/>
        </w:rPr>
        <w:t>Bivariate Analysis</w:t>
      </w:r>
      <w:r w:rsidRPr="000B275A">
        <w:rPr>
          <w:b/>
          <w:bCs/>
          <w:color w:val="0070C0"/>
          <w:sz w:val="28"/>
          <w:szCs w:val="28"/>
        </w:rPr>
        <w:t xml:space="preserve"> (30 Questions):</w:t>
      </w:r>
      <w:r w:rsidRPr="000B275A">
        <w:rPr>
          <w:color w:val="0070C0"/>
          <w:sz w:val="24"/>
          <w:szCs w:val="24"/>
        </w:rPr>
        <w:t xml:space="preserve"> </w:t>
      </w:r>
      <w:r w:rsidR="00714F66" w:rsidRPr="00714F66">
        <w:rPr>
          <w:color w:val="000000" w:themeColor="text1"/>
          <w:sz w:val="24"/>
          <w:szCs w:val="24"/>
        </w:rPr>
        <w:t xml:space="preserve">explored relationships between two variables to uncover patterns in rides, payments, and ratings. For example, vehicle type vs. ride distance showed which vehicles are used for longer trips, while payment method vs. booking value revealed which methods are used for higher fares. Pickup and drop locations were </w:t>
      </w:r>
      <w:proofErr w:type="spellStart"/>
      <w:r w:rsidR="00714F66" w:rsidRPr="00714F66">
        <w:rPr>
          <w:color w:val="000000" w:themeColor="text1"/>
          <w:sz w:val="24"/>
          <w:szCs w:val="24"/>
        </w:rPr>
        <w:t>analyzed</w:t>
      </w:r>
      <w:proofErr w:type="spellEnd"/>
      <w:r w:rsidR="00714F66" w:rsidRPr="00714F66">
        <w:rPr>
          <w:color w:val="000000" w:themeColor="text1"/>
          <w:sz w:val="24"/>
          <w:szCs w:val="24"/>
        </w:rPr>
        <w:t xml:space="preserve"> against ratings and successful rides to identify areas with better customer and driver satisfaction. Overall, these relationships highlight how ride characteristics, locations, and payment choices influence outcomes and performance</w:t>
      </w:r>
    </w:p>
    <w:p w14:paraId="1FCF7203" w14:textId="77777777" w:rsidR="0068167D" w:rsidRPr="0068167D" w:rsidRDefault="0068167D" w:rsidP="00CF472B">
      <w:pPr>
        <w:rPr>
          <w:b/>
          <w:bCs/>
          <w:color w:val="0070C0"/>
          <w:sz w:val="28"/>
          <w:szCs w:val="28"/>
          <w:u w:val="single"/>
        </w:rPr>
      </w:pPr>
    </w:p>
    <w:p w14:paraId="126F7E27" w14:textId="3707DC39" w:rsidR="0068167D" w:rsidRDefault="0068167D" w:rsidP="00CF472B">
      <w:pPr>
        <w:rPr>
          <w:color w:val="000000" w:themeColor="text1"/>
          <w:sz w:val="24"/>
          <w:szCs w:val="24"/>
        </w:rPr>
      </w:pPr>
      <w:r w:rsidRPr="0068167D">
        <w:rPr>
          <w:b/>
          <w:bCs/>
          <w:color w:val="0070C0"/>
          <w:sz w:val="28"/>
          <w:szCs w:val="28"/>
          <w:u w:val="single"/>
        </w:rPr>
        <w:t>Multivariate Analysis (50 Questions):</w:t>
      </w:r>
      <w:r w:rsidRPr="0068167D">
        <w:rPr>
          <w:color w:val="000000" w:themeColor="text1"/>
          <w:sz w:val="24"/>
          <w:szCs w:val="24"/>
        </w:rPr>
        <w:t xml:space="preserve"> </w:t>
      </w:r>
      <w:r>
        <w:rPr>
          <w:color w:val="000000" w:themeColor="text1"/>
          <w:sz w:val="24"/>
          <w:szCs w:val="24"/>
        </w:rPr>
        <w:t xml:space="preserve"> </w:t>
      </w:r>
      <w:r w:rsidRPr="0068167D">
        <w:rPr>
          <w:color w:val="000000" w:themeColor="text1"/>
          <w:sz w:val="24"/>
          <w:szCs w:val="24"/>
        </w:rPr>
        <w:t>Compared multiple factors together, such as revenue by payment method and vehicle type, date-wise highest earnings by vehicle category, pickup–drop combinations with maximum ride distance, and driver rating impacts on booking value. These insights revealed how customer preferences, payment choices, and vehicle usage patterns influenced revenue generation and ride outcomes across different areas and dates.</w:t>
      </w:r>
    </w:p>
    <w:p w14:paraId="331B8768" w14:textId="77777777" w:rsidR="00A912D4" w:rsidRDefault="00A912D4" w:rsidP="00CF472B">
      <w:pPr>
        <w:rPr>
          <w:color w:val="000000" w:themeColor="text1"/>
          <w:sz w:val="24"/>
          <w:szCs w:val="24"/>
        </w:rPr>
      </w:pPr>
    </w:p>
    <w:p w14:paraId="57359A36" w14:textId="77777777" w:rsidR="00A912D4" w:rsidRDefault="00A912D4" w:rsidP="00CF472B">
      <w:pPr>
        <w:rPr>
          <w:color w:val="000000" w:themeColor="text1"/>
          <w:sz w:val="24"/>
          <w:szCs w:val="24"/>
        </w:rPr>
      </w:pPr>
    </w:p>
    <w:p w14:paraId="7D3A96CE" w14:textId="77777777" w:rsidR="00A912D4" w:rsidRDefault="00A912D4" w:rsidP="00CF472B">
      <w:pPr>
        <w:rPr>
          <w:color w:val="C00000"/>
          <w:sz w:val="24"/>
          <w:szCs w:val="24"/>
        </w:rPr>
      </w:pPr>
    </w:p>
    <w:p w14:paraId="1A2ED1DE" w14:textId="77777777" w:rsidR="0068167D" w:rsidRPr="00A912D4" w:rsidRDefault="0068167D" w:rsidP="00CF472B">
      <w:pPr>
        <w:rPr>
          <w:color w:val="C00000"/>
          <w:sz w:val="24"/>
          <w:szCs w:val="24"/>
        </w:rPr>
      </w:pPr>
    </w:p>
    <w:p w14:paraId="48E08AD2" w14:textId="578EDCB1" w:rsidR="00A912D4" w:rsidRPr="00A912D4" w:rsidRDefault="00A912D4" w:rsidP="00A912D4">
      <w:pPr>
        <w:rPr>
          <w:b/>
          <w:bCs/>
          <w:color w:val="C00000"/>
          <w:sz w:val="28"/>
          <w:szCs w:val="28"/>
        </w:rPr>
      </w:pPr>
      <w:r w:rsidRPr="00A912D4">
        <w:rPr>
          <w:b/>
          <w:bCs/>
          <w:color w:val="C00000"/>
          <w:sz w:val="24"/>
          <w:szCs w:val="24"/>
        </w:rPr>
        <w:lastRenderedPageBreak/>
        <w:t xml:space="preserve"> </w:t>
      </w:r>
      <w:r w:rsidRPr="00A912D4">
        <w:rPr>
          <w:b/>
          <w:bCs/>
          <w:color w:val="C00000"/>
          <w:sz w:val="28"/>
          <w:szCs w:val="28"/>
        </w:rPr>
        <w:t>Objectives:</w:t>
      </w:r>
    </w:p>
    <w:p w14:paraId="693A7A0C" w14:textId="350FF419" w:rsidR="00A912D4" w:rsidRPr="00A912D4" w:rsidRDefault="00A912D4" w:rsidP="00A912D4">
      <w:pPr>
        <w:rPr>
          <w:color w:val="000000" w:themeColor="text1"/>
          <w:sz w:val="24"/>
          <w:szCs w:val="24"/>
        </w:rPr>
      </w:pPr>
      <w:r w:rsidRPr="00A912D4">
        <w:rPr>
          <w:color w:val="000000" w:themeColor="text1"/>
          <w:sz w:val="24"/>
          <w:szCs w:val="24"/>
        </w:rPr>
        <w:t xml:space="preserve">The primary objective of this project is to </w:t>
      </w:r>
      <w:proofErr w:type="spellStart"/>
      <w:r w:rsidRPr="00A912D4">
        <w:rPr>
          <w:color w:val="000000" w:themeColor="text1"/>
          <w:sz w:val="24"/>
          <w:szCs w:val="24"/>
        </w:rPr>
        <w:t>analyze</w:t>
      </w:r>
      <w:proofErr w:type="spellEnd"/>
      <w:r w:rsidRPr="00A912D4">
        <w:rPr>
          <w:color w:val="000000" w:themeColor="text1"/>
          <w:sz w:val="24"/>
          <w:szCs w:val="24"/>
        </w:rPr>
        <w:t xml:space="preserve"> Ola/Uber ride-level data to extract meaningful insights into customer </w:t>
      </w:r>
      <w:proofErr w:type="spellStart"/>
      <w:r w:rsidRPr="00A912D4">
        <w:rPr>
          <w:color w:val="000000" w:themeColor="text1"/>
          <w:sz w:val="24"/>
          <w:szCs w:val="24"/>
        </w:rPr>
        <w:t>behavior</w:t>
      </w:r>
      <w:proofErr w:type="spellEnd"/>
      <w:r w:rsidRPr="00A912D4">
        <w:rPr>
          <w:color w:val="000000" w:themeColor="text1"/>
          <w:sz w:val="24"/>
          <w:szCs w:val="24"/>
        </w:rPr>
        <w:t>, driver performance, ride efficiency, and operational trends</w:t>
      </w:r>
    </w:p>
    <w:p w14:paraId="0368FD73" w14:textId="77777777" w:rsidR="00A912D4" w:rsidRDefault="00A912D4" w:rsidP="00A912D4">
      <w:pPr>
        <w:numPr>
          <w:ilvl w:val="0"/>
          <w:numId w:val="4"/>
        </w:numPr>
        <w:rPr>
          <w:color w:val="000000" w:themeColor="text1"/>
          <w:sz w:val="24"/>
          <w:szCs w:val="24"/>
        </w:rPr>
      </w:pPr>
      <w:r w:rsidRPr="00A912D4">
        <w:rPr>
          <w:b/>
          <w:bCs/>
          <w:color w:val="000000" w:themeColor="text1"/>
          <w:sz w:val="28"/>
          <w:szCs w:val="28"/>
        </w:rPr>
        <w:t>Univariate Analysis</w:t>
      </w:r>
      <w:r w:rsidRPr="00A912D4">
        <w:rPr>
          <w:color w:val="000000" w:themeColor="text1"/>
          <w:sz w:val="24"/>
          <w:szCs w:val="24"/>
        </w:rPr>
        <w:t xml:space="preserve"> – To provide a quick overview of the dataset’s scope and structure by examining single-variable distributions such as booking status, vehicle types, pickup &amp; drop locations, average VTAT, average CTAT, and cancellations. This helps in understanding the fundamental nature of the data and identifying basic statistical patterns.</w:t>
      </w:r>
    </w:p>
    <w:p w14:paraId="73175E50" w14:textId="2E96AA34" w:rsidR="00684F74" w:rsidRDefault="00684F74" w:rsidP="00A912D4">
      <w:pPr>
        <w:numPr>
          <w:ilvl w:val="0"/>
          <w:numId w:val="4"/>
        </w:numPr>
        <w:rPr>
          <w:color w:val="000000" w:themeColor="text1"/>
          <w:sz w:val="24"/>
          <w:szCs w:val="24"/>
        </w:rPr>
      </w:pPr>
      <w:r w:rsidRPr="008814C2">
        <w:rPr>
          <w:b/>
          <w:bCs/>
          <w:color w:val="000000" w:themeColor="text1"/>
          <w:sz w:val="28"/>
          <w:szCs w:val="28"/>
        </w:rPr>
        <w:t>Bivariate Analysis</w:t>
      </w:r>
      <w:r w:rsidRPr="00684F74">
        <w:rPr>
          <w:b/>
          <w:bCs/>
          <w:color w:val="000000" w:themeColor="text1"/>
          <w:sz w:val="24"/>
          <w:szCs w:val="24"/>
        </w:rPr>
        <w:t xml:space="preserve"> –</w:t>
      </w:r>
      <w:r w:rsidRPr="00684F74">
        <w:rPr>
          <w:color w:val="000000" w:themeColor="text1"/>
          <w:sz w:val="24"/>
          <w:szCs w:val="24"/>
        </w:rPr>
        <w:t xml:space="preserve"> To identify patterns and high- or low-performing trends by comparing two variables at a time, such as booking value by vehicle type, ride distance by pickup location, driver ratings by payment method, and customer ratings by drop location. This analysis highlights relationships that reveal which vehicles, locations, or payment methods consistently perform well, generate higher revenue, or face challenges, helping to understand ride efficiency, satisfaction, and operational strengths or weaknesses.</w:t>
      </w:r>
    </w:p>
    <w:p w14:paraId="37690EA0" w14:textId="580114DB" w:rsidR="0069246A" w:rsidRDefault="008814C2" w:rsidP="00A912D4">
      <w:pPr>
        <w:numPr>
          <w:ilvl w:val="0"/>
          <w:numId w:val="4"/>
        </w:numPr>
        <w:rPr>
          <w:color w:val="000000" w:themeColor="text1"/>
          <w:sz w:val="24"/>
          <w:szCs w:val="24"/>
        </w:rPr>
      </w:pPr>
      <w:r w:rsidRPr="008814C2">
        <w:rPr>
          <w:b/>
          <w:bCs/>
          <w:color w:val="000000" w:themeColor="text1"/>
          <w:sz w:val="28"/>
          <w:szCs w:val="28"/>
        </w:rPr>
        <w:t>Multivariate Analysis</w:t>
      </w:r>
      <w:r w:rsidRPr="008814C2">
        <w:rPr>
          <w:b/>
          <w:bCs/>
          <w:color w:val="000000" w:themeColor="text1"/>
          <w:sz w:val="24"/>
          <w:szCs w:val="24"/>
        </w:rPr>
        <w:t xml:space="preserve"> –</w:t>
      </w:r>
      <w:r w:rsidRPr="008814C2">
        <w:rPr>
          <w:color w:val="000000" w:themeColor="text1"/>
          <w:sz w:val="24"/>
          <w:szCs w:val="24"/>
        </w:rPr>
        <w:t xml:space="preserve"> To answer complex questions by examining interactions among multiple variables, such as ride distance, vehicle type, payment method, and pickup/drop locations together. This analysis reveals deeper patterns, like how certain vehicles and payment methods perform across different areas, which locations generate higher revenue, and how ride characteristics influence both driver and customer ratings. It provides a comprehensive view of operational efficiency, customer satisfaction, and long-term trends in ride </w:t>
      </w:r>
      <w:proofErr w:type="spellStart"/>
      <w:r w:rsidRPr="008814C2">
        <w:rPr>
          <w:color w:val="000000" w:themeColor="text1"/>
          <w:sz w:val="24"/>
          <w:szCs w:val="24"/>
        </w:rPr>
        <w:t>behavior</w:t>
      </w:r>
      <w:proofErr w:type="spellEnd"/>
      <w:r w:rsidRPr="008814C2">
        <w:rPr>
          <w:color w:val="000000" w:themeColor="text1"/>
          <w:sz w:val="24"/>
          <w:szCs w:val="24"/>
        </w:rPr>
        <w:t>.</w:t>
      </w:r>
    </w:p>
    <w:p w14:paraId="71A85393" w14:textId="012F292F" w:rsidR="005913BB" w:rsidRDefault="005913BB" w:rsidP="00A912D4">
      <w:pPr>
        <w:numPr>
          <w:ilvl w:val="0"/>
          <w:numId w:val="4"/>
        </w:numPr>
        <w:rPr>
          <w:color w:val="000000" w:themeColor="text1"/>
          <w:sz w:val="24"/>
          <w:szCs w:val="24"/>
        </w:rPr>
      </w:pPr>
      <w:r w:rsidRPr="005913BB">
        <w:rPr>
          <w:b/>
          <w:bCs/>
          <w:color w:val="000000" w:themeColor="text1"/>
          <w:sz w:val="28"/>
          <w:szCs w:val="28"/>
        </w:rPr>
        <w:t>Key Insights and Recommendations</w:t>
      </w:r>
      <w:r w:rsidRPr="005913BB">
        <w:rPr>
          <w:b/>
          <w:bCs/>
          <w:color w:val="000000" w:themeColor="text1"/>
          <w:sz w:val="24"/>
          <w:szCs w:val="24"/>
        </w:rPr>
        <w:t xml:space="preserve"> –</w:t>
      </w:r>
      <w:r w:rsidRPr="005913BB">
        <w:rPr>
          <w:color w:val="000000" w:themeColor="text1"/>
          <w:sz w:val="24"/>
          <w:szCs w:val="24"/>
        </w:rPr>
        <w:t xml:space="preserve"> To surface actionable findings from the analyses that can guide operational decisions and customer experience improvements. These insights identify high-performing vehicle types, preferred payment methods, locations with the most successful rides, and areas affecting driver or customer ratings. By understanding these patterns, ride-sharing services can optimize fleet allocation, improve service in low-performing areas, and tailor strategies to enhance revenue and satisfaction.</w:t>
      </w:r>
    </w:p>
    <w:p w14:paraId="6339552B" w14:textId="77777777" w:rsidR="006422E6" w:rsidRDefault="006422E6" w:rsidP="006422E6">
      <w:pPr>
        <w:rPr>
          <w:color w:val="000000" w:themeColor="text1"/>
          <w:sz w:val="24"/>
          <w:szCs w:val="24"/>
        </w:rPr>
      </w:pPr>
    </w:p>
    <w:p w14:paraId="75FBD18B" w14:textId="77777777" w:rsidR="006422E6" w:rsidRDefault="006422E6" w:rsidP="006422E6">
      <w:pPr>
        <w:rPr>
          <w:color w:val="000000" w:themeColor="text1"/>
          <w:sz w:val="24"/>
          <w:szCs w:val="24"/>
        </w:rPr>
      </w:pPr>
    </w:p>
    <w:p w14:paraId="761BEB49" w14:textId="77777777" w:rsidR="006422E6" w:rsidRDefault="006422E6" w:rsidP="006422E6">
      <w:pPr>
        <w:rPr>
          <w:color w:val="000000" w:themeColor="text1"/>
          <w:sz w:val="24"/>
          <w:szCs w:val="24"/>
        </w:rPr>
      </w:pPr>
    </w:p>
    <w:p w14:paraId="2F01D13A" w14:textId="77777777" w:rsidR="006422E6" w:rsidRDefault="006422E6" w:rsidP="006422E6">
      <w:pPr>
        <w:rPr>
          <w:color w:val="000000" w:themeColor="text1"/>
          <w:sz w:val="24"/>
          <w:szCs w:val="24"/>
        </w:rPr>
      </w:pPr>
    </w:p>
    <w:p w14:paraId="692F2A58" w14:textId="77777777" w:rsidR="006422E6" w:rsidRDefault="006422E6" w:rsidP="006422E6">
      <w:pPr>
        <w:rPr>
          <w:color w:val="000000" w:themeColor="text1"/>
          <w:sz w:val="24"/>
          <w:szCs w:val="24"/>
        </w:rPr>
      </w:pPr>
    </w:p>
    <w:p w14:paraId="11963821" w14:textId="77777777" w:rsidR="006422E6" w:rsidRDefault="006422E6" w:rsidP="006422E6">
      <w:pPr>
        <w:rPr>
          <w:color w:val="000000" w:themeColor="text1"/>
          <w:sz w:val="24"/>
          <w:szCs w:val="24"/>
        </w:rPr>
      </w:pPr>
    </w:p>
    <w:p w14:paraId="0EED7D48" w14:textId="77777777" w:rsidR="006422E6" w:rsidRDefault="006422E6" w:rsidP="006422E6">
      <w:pPr>
        <w:rPr>
          <w:color w:val="000000" w:themeColor="text1"/>
          <w:sz w:val="24"/>
          <w:szCs w:val="24"/>
        </w:rPr>
      </w:pPr>
    </w:p>
    <w:p w14:paraId="42F8441F" w14:textId="77777777" w:rsidR="006422E6" w:rsidRDefault="006422E6" w:rsidP="006422E6">
      <w:pPr>
        <w:rPr>
          <w:color w:val="000000" w:themeColor="text1"/>
          <w:sz w:val="24"/>
          <w:szCs w:val="24"/>
        </w:rPr>
      </w:pPr>
    </w:p>
    <w:p w14:paraId="16FB43FD" w14:textId="3837BAEF" w:rsidR="006422E6" w:rsidRPr="006422E6" w:rsidRDefault="006422E6" w:rsidP="006422E6">
      <w:pPr>
        <w:rPr>
          <w:b/>
          <w:bCs/>
          <w:color w:val="000000" w:themeColor="text1"/>
          <w:sz w:val="28"/>
          <w:szCs w:val="28"/>
          <w:u w:val="single"/>
        </w:rPr>
      </w:pPr>
      <w:r w:rsidRPr="006422E6">
        <w:rPr>
          <w:b/>
          <w:bCs/>
          <w:color w:val="EE0000"/>
          <w:sz w:val="28"/>
          <w:szCs w:val="28"/>
          <w:u w:val="single"/>
        </w:rPr>
        <w:t>Data Overview</w:t>
      </w:r>
      <w:r>
        <w:rPr>
          <w:b/>
          <w:bCs/>
          <w:color w:val="EE0000"/>
          <w:sz w:val="28"/>
          <w:szCs w:val="28"/>
          <w:u w:val="single"/>
        </w:rPr>
        <w:t>:</w:t>
      </w:r>
    </w:p>
    <w:p w14:paraId="406BEC85" w14:textId="26C5604F" w:rsidR="006422E6" w:rsidRPr="006422E6" w:rsidRDefault="006422E6" w:rsidP="006422E6">
      <w:pPr>
        <w:numPr>
          <w:ilvl w:val="0"/>
          <w:numId w:val="5"/>
        </w:numPr>
        <w:rPr>
          <w:color w:val="000000" w:themeColor="text1"/>
          <w:sz w:val="24"/>
          <w:szCs w:val="24"/>
        </w:rPr>
      </w:pPr>
      <w:r w:rsidRPr="006422E6">
        <w:rPr>
          <w:b/>
          <w:bCs/>
          <w:color w:val="000000" w:themeColor="text1"/>
          <w:sz w:val="24"/>
          <w:szCs w:val="24"/>
        </w:rPr>
        <w:t>Total rows:</w:t>
      </w:r>
      <w:r w:rsidRPr="006422E6">
        <w:rPr>
          <w:color w:val="000000" w:themeColor="text1"/>
          <w:sz w:val="24"/>
          <w:szCs w:val="24"/>
        </w:rPr>
        <w:t xml:space="preserve"> </w:t>
      </w:r>
      <w:r w:rsidRPr="00DE77AC">
        <w:rPr>
          <w:color w:val="000000" w:themeColor="text1"/>
          <w:sz w:val="24"/>
          <w:szCs w:val="24"/>
          <w:highlight w:val="cyan"/>
        </w:rPr>
        <w:t>5</w:t>
      </w:r>
      <w:r w:rsidRPr="006422E6">
        <w:rPr>
          <w:color w:val="000000" w:themeColor="text1"/>
          <w:sz w:val="24"/>
          <w:szCs w:val="24"/>
          <w:highlight w:val="cyan"/>
        </w:rPr>
        <w:t>0,000</w:t>
      </w:r>
      <w:r>
        <w:rPr>
          <w:color w:val="000000" w:themeColor="text1"/>
          <w:sz w:val="24"/>
          <w:szCs w:val="24"/>
        </w:rPr>
        <w:t xml:space="preserve"> </w:t>
      </w:r>
      <w:r w:rsidRPr="006422E6">
        <w:rPr>
          <w:color w:val="000000" w:themeColor="text1"/>
          <w:sz w:val="24"/>
          <w:szCs w:val="24"/>
        </w:rPr>
        <w:t>ride-level entries, ensuring detailed trip coverage.</w:t>
      </w:r>
    </w:p>
    <w:p w14:paraId="075D7938" w14:textId="53B4E901" w:rsidR="006422E6" w:rsidRPr="006422E6" w:rsidRDefault="006422E6" w:rsidP="006422E6">
      <w:pPr>
        <w:numPr>
          <w:ilvl w:val="0"/>
          <w:numId w:val="5"/>
        </w:numPr>
        <w:rPr>
          <w:color w:val="000000" w:themeColor="text1"/>
          <w:sz w:val="24"/>
          <w:szCs w:val="24"/>
        </w:rPr>
      </w:pPr>
      <w:r w:rsidRPr="006422E6">
        <w:rPr>
          <w:b/>
          <w:bCs/>
          <w:color w:val="000000" w:themeColor="text1"/>
          <w:sz w:val="24"/>
          <w:szCs w:val="24"/>
        </w:rPr>
        <w:t>Unique bookings (Booking ID):</w:t>
      </w:r>
      <w:r w:rsidRPr="006422E6">
        <w:rPr>
          <w:color w:val="000000" w:themeColor="text1"/>
          <w:sz w:val="24"/>
          <w:szCs w:val="24"/>
        </w:rPr>
        <w:t xml:space="preserve"> </w:t>
      </w:r>
      <w:r w:rsidRPr="00DE77AC">
        <w:rPr>
          <w:color w:val="000000" w:themeColor="text1"/>
          <w:sz w:val="24"/>
          <w:szCs w:val="24"/>
          <w:highlight w:val="cyan"/>
        </w:rPr>
        <w:t>49866</w:t>
      </w:r>
      <w:r>
        <w:rPr>
          <w:color w:val="000000" w:themeColor="text1"/>
          <w:sz w:val="24"/>
          <w:szCs w:val="24"/>
        </w:rPr>
        <w:t xml:space="preserve"> </w:t>
      </w:r>
      <w:r w:rsidRPr="006422E6">
        <w:rPr>
          <w:color w:val="000000" w:themeColor="text1"/>
          <w:sz w:val="24"/>
          <w:szCs w:val="24"/>
        </w:rPr>
        <w:t>(each representing an individual ride).</w:t>
      </w:r>
    </w:p>
    <w:p w14:paraId="28001716" w14:textId="7926771F" w:rsidR="006422E6" w:rsidRPr="006422E6" w:rsidRDefault="006422E6" w:rsidP="006422E6">
      <w:pPr>
        <w:numPr>
          <w:ilvl w:val="0"/>
          <w:numId w:val="5"/>
        </w:numPr>
        <w:rPr>
          <w:color w:val="000000" w:themeColor="text1"/>
          <w:sz w:val="24"/>
          <w:szCs w:val="24"/>
        </w:rPr>
      </w:pPr>
      <w:r w:rsidRPr="006422E6">
        <w:rPr>
          <w:b/>
          <w:bCs/>
          <w:color w:val="000000" w:themeColor="text1"/>
          <w:sz w:val="24"/>
          <w:szCs w:val="24"/>
        </w:rPr>
        <w:t>Unique customers (Customer ID):</w:t>
      </w:r>
      <w:r w:rsidRPr="006422E6">
        <w:rPr>
          <w:color w:val="000000" w:themeColor="text1"/>
          <w:sz w:val="24"/>
          <w:szCs w:val="24"/>
        </w:rPr>
        <w:t xml:space="preserve"> </w:t>
      </w:r>
      <w:r w:rsidRPr="00DE77AC">
        <w:rPr>
          <w:color w:val="000000" w:themeColor="text1"/>
          <w:sz w:val="24"/>
          <w:szCs w:val="24"/>
          <w:highlight w:val="cyan"/>
        </w:rPr>
        <w:t>48669</w:t>
      </w:r>
      <w:r>
        <w:rPr>
          <w:color w:val="000000" w:themeColor="text1"/>
          <w:sz w:val="24"/>
          <w:szCs w:val="24"/>
        </w:rPr>
        <w:t xml:space="preserve"> </w:t>
      </w:r>
      <w:r w:rsidRPr="006422E6">
        <w:rPr>
          <w:color w:val="000000" w:themeColor="text1"/>
          <w:sz w:val="24"/>
          <w:szCs w:val="24"/>
        </w:rPr>
        <w:t>active customers recorded.</w:t>
      </w:r>
    </w:p>
    <w:p w14:paraId="2682743F" w14:textId="77777777" w:rsidR="006422E6" w:rsidRPr="006422E6" w:rsidRDefault="006422E6" w:rsidP="006422E6">
      <w:pPr>
        <w:numPr>
          <w:ilvl w:val="0"/>
          <w:numId w:val="5"/>
        </w:numPr>
        <w:rPr>
          <w:color w:val="000000" w:themeColor="text1"/>
          <w:sz w:val="24"/>
          <w:szCs w:val="24"/>
        </w:rPr>
      </w:pPr>
      <w:r w:rsidRPr="006422E6">
        <w:rPr>
          <w:b/>
          <w:bCs/>
          <w:color w:val="000000" w:themeColor="text1"/>
          <w:sz w:val="24"/>
          <w:szCs w:val="24"/>
        </w:rPr>
        <w:t>Time period covered:</w:t>
      </w:r>
      <w:r w:rsidRPr="006422E6">
        <w:rPr>
          <w:color w:val="000000" w:themeColor="text1"/>
          <w:sz w:val="24"/>
          <w:szCs w:val="24"/>
        </w:rPr>
        <w:t xml:space="preserve"> Multiple dates and times representing daily, weekly, and seasonal ride patterns.</w:t>
      </w:r>
    </w:p>
    <w:p w14:paraId="75B252C6" w14:textId="77777777" w:rsidR="006422E6" w:rsidRPr="006422E6" w:rsidRDefault="006422E6" w:rsidP="006422E6">
      <w:pPr>
        <w:numPr>
          <w:ilvl w:val="0"/>
          <w:numId w:val="5"/>
        </w:numPr>
        <w:rPr>
          <w:color w:val="000000" w:themeColor="text1"/>
          <w:sz w:val="24"/>
          <w:szCs w:val="24"/>
        </w:rPr>
      </w:pPr>
      <w:r w:rsidRPr="006422E6">
        <w:rPr>
          <w:b/>
          <w:bCs/>
          <w:color w:val="000000" w:themeColor="text1"/>
          <w:sz w:val="24"/>
          <w:szCs w:val="24"/>
        </w:rPr>
        <w:t>Columns:</w:t>
      </w:r>
      <w:r w:rsidRPr="006422E6">
        <w:rPr>
          <w:color w:val="000000" w:themeColor="text1"/>
          <w:sz w:val="24"/>
          <w:szCs w:val="24"/>
        </w:rPr>
        <w:t xml:space="preserve"> Date, Time, Booking ID, Booking Status, Customer ID, Vehicle Type, Pickup Location, Drop Location, </w:t>
      </w:r>
      <w:proofErr w:type="spellStart"/>
      <w:r w:rsidRPr="006422E6">
        <w:rPr>
          <w:color w:val="000000" w:themeColor="text1"/>
          <w:sz w:val="24"/>
          <w:szCs w:val="24"/>
        </w:rPr>
        <w:t>Avg</w:t>
      </w:r>
      <w:proofErr w:type="spellEnd"/>
      <w:r w:rsidRPr="006422E6">
        <w:rPr>
          <w:color w:val="000000" w:themeColor="text1"/>
          <w:sz w:val="24"/>
          <w:szCs w:val="24"/>
        </w:rPr>
        <w:t xml:space="preserve"> VTAT, </w:t>
      </w:r>
      <w:proofErr w:type="spellStart"/>
      <w:r w:rsidRPr="006422E6">
        <w:rPr>
          <w:color w:val="000000" w:themeColor="text1"/>
          <w:sz w:val="24"/>
          <w:szCs w:val="24"/>
        </w:rPr>
        <w:t>Avg</w:t>
      </w:r>
      <w:proofErr w:type="spellEnd"/>
      <w:r w:rsidRPr="006422E6">
        <w:rPr>
          <w:color w:val="000000" w:themeColor="text1"/>
          <w:sz w:val="24"/>
          <w:szCs w:val="24"/>
        </w:rPr>
        <w:t xml:space="preserve"> CTAT, Cancelled by Customer, Reason for Cancelling by Customer, Cancelled Rides by Driver, Reason for Driver Cancelling.</w:t>
      </w:r>
    </w:p>
    <w:p w14:paraId="551E777B" w14:textId="77777777" w:rsidR="006422E6" w:rsidRPr="006422E6" w:rsidRDefault="006422E6" w:rsidP="006422E6">
      <w:pPr>
        <w:numPr>
          <w:ilvl w:val="0"/>
          <w:numId w:val="5"/>
        </w:numPr>
        <w:rPr>
          <w:color w:val="000000" w:themeColor="text1"/>
          <w:sz w:val="24"/>
          <w:szCs w:val="24"/>
        </w:rPr>
      </w:pPr>
      <w:r w:rsidRPr="006422E6">
        <w:rPr>
          <w:b/>
          <w:bCs/>
          <w:color w:val="000000" w:themeColor="text1"/>
          <w:sz w:val="24"/>
          <w:szCs w:val="24"/>
        </w:rPr>
        <w:t>Vehicle Types:</w:t>
      </w:r>
      <w:r w:rsidRPr="006422E6">
        <w:rPr>
          <w:color w:val="000000" w:themeColor="text1"/>
          <w:sz w:val="24"/>
          <w:szCs w:val="24"/>
        </w:rPr>
        <w:t xml:space="preserve"> Multiple categories (Mini, Sedan, SUV, Auto, etc.) capturing demand for different ride preferences.</w:t>
      </w:r>
    </w:p>
    <w:p w14:paraId="0CDA85C6" w14:textId="77777777" w:rsidR="006422E6" w:rsidRDefault="006422E6" w:rsidP="006422E6">
      <w:pPr>
        <w:numPr>
          <w:ilvl w:val="0"/>
          <w:numId w:val="5"/>
        </w:numPr>
        <w:rPr>
          <w:color w:val="000000" w:themeColor="text1"/>
          <w:sz w:val="24"/>
          <w:szCs w:val="24"/>
        </w:rPr>
      </w:pPr>
      <w:r w:rsidRPr="006422E6">
        <w:rPr>
          <w:b/>
          <w:bCs/>
          <w:color w:val="000000" w:themeColor="text1"/>
          <w:sz w:val="24"/>
          <w:szCs w:val="24"/>
        </w:rPr>
        <w:t>Locations:</w:t>
      </w:r>
      <w:r w:rsidRPr="006422E6">
        <w:rPr>
          <w:color w:val="000000" w:themeColor="text1"/>
          <w:sz w:val="24"/>
          <w:szCs w:val="24"/>
        </w:rPr>
        <w:t xml:space="preserve"> Wide range of pickup and drop points, enabling analysis of geographic hotspots.</w:t>
      </w:r>
    </w:p>
    <w:p w14:paraId="2F7020B9" w14:textId="77777777" w:rsidR="006422E6" w:rsidRDefault="006422E6" w:rsidP="006422E6">
      <w:pPr>
        <w:rPr>
          <w:color w:val="000000" w:themeColor="text1"/>
          <w:sz w:val="24"/>
          <w:szCs w:val="24"/>
        </w:rPr>
      </w:pPr>
    </w:p>
    <w:p w14:paraId="618FAFD6" w14:textId="77777777" w:rsidR="006422E6" w:rsidRDefault="006422E6" w:rsidP="006422E6">
      <w:pPr>
        <w:rPr>
          <w:color w:val="000000" w:themeColor="text1"/>
          <w:sz w:val="24"/>
          <w:szCs w:val="24"/>
        </w:rPr>
      </w:pPr>
    </w:p>
    <w:p w14:paraId="39CED153" w14:textId="77777777" w:rsidR="002C72C8" w:rsidRDefault="006422E6" w:rsidP="006422E6">
      <w:pPr>
        <w:spacing w:after="120"/>
        <w:rPr>
          <w:b/>
          <w:color w:val="EE0000"/>
          <w:sz w:val="32"/>
          <w:u w:val="single"/>
        </w:rPr>
      </w:pPr>
      <w:r w:rsidRPr="00A758D8">
        <w:rPr>
          <w:b/>
          <w:color w:val="EE0000"/>
          <w:sz w:val="32"/>
          <w:u w:val="single"/>
        </w:rPr>
        <w:t>Data Source</w:t>
      </w:r>
      <w:r>
        <w:rPr>
          <w:b/>
          <w:color w:val="EE0000"/>
          <w:sz w:val="32"/>
          <w:u w:val="single"/>
        </w:rPr>
        <w:t>:</w:t>
      </w:r>
    </w:p>
    <w:p w14:paraId="4209641B" w14:textId="75A79A13" w:rsidR="006422E6" w:rsidRPr="002C72C8" w:rsidRDefault="006422E6" w:rsidP="006422E6">
      <w:pPr>
        <w:spacing w:after="120"/>
        <w:rPr>
          <w:b/>
          <w:color w:val="EE0000"/>
          <w:sz w:val="32"/>
          <w:u w:val="single"/>
        </w:rPr>
      </w:pPr>
      <w:r w:rsidRPr="006422E6">
        <w:rPr>
          <w:b/>
          <w:color w:val="EE0000"/>
          <w:sz w:val="32"/>
        </w:rPr>
        <w:t xml:space="preserve"> </w:t>
      </w:r>
      <w:r w:rsidRPr="002C72C8">
        <w:rPr>
          <w:b/>
          <w:bCs/>
          <w:sz w:val="28"/>
          <w:szCs w:val="28"/>
        </w:rPr>
        <w:t>Source file</w:t>
      </w:r>
      <w:r w:rsidR="002C72C8">
        <w:rPr>
          <w:b/>
          <w:bCs/>
          <w:sz w:val="24"/>
          <w:szCs w:val="24"/>
        </w:rPr>
        <w:t xml:space="preserve"> : </w:t>
      </w:r>
      <w:r w:rsidR="002C72C8" w:rsidRPr="002C72C8">
        <w:rPr>
          <w:sz w:val="24"/>
          <w:szCs w:val="24"/>
          <w:highlight w:val="magenta"/>
        </w:rPr>
        <w:t>ola_cab_services.csv</w:t>
      </w:r>
    </w:p>
    <w:p w14:paraId="26C8A2B4" w14:textId="09B8A362" w:rsidR="006422E6" w:rsidRDefault="002C72C8" w:rsidP="006422E6">
      <w:pPr>
        <w:rPr>
          <w:color w:val="000000" w:themeColor="text1"/>
          <w:sz w:val="24"/>
          <w:szCs w:val="24"/>
        </w:rPr>
      </w:pPr>
      <w:r w:rsidRPr="002C72C8">
        <w:rPr>
          <w:b/>
          <w:bCs/>
          <w:sz w:val="28"/>
          <w:szCs w:val="28"/>
        </w:rPr>
        <w:t>Grain</w:t>
      </w:r>
      <w:r w:rsidRPr="002C72C8">
        <w:rPr>
          <w:color w:val="000000" w:themeColor="text1"/>
          <w:sz w:val="24"/>
          <w:szCs w:val="24"/>
        </w:rPr>
        <w:t xml:space="preserve">: Each row in the dataset represents a single ride booking event, identified by unique </w:t>
      </w:r>
      <w:r w:rsidR="00190133">
        <w:rPr>
          <w:color w:val="000000" w:themeColor="text1"/>
          <w:sz w:val="24"/>
          <w:szCs w:val="24"/>
        </w:rPr>
        <w:t xml:space="preserve">  </w:t>
      </w:r>
      <w:r w:rsidRPr="002C72C8">
        <w:rPr>
          <w:color w:val="000000" w:themeColor="text1"/>
          <w:sz w:val="24"/>
          <w:szCs w:val="24"/>
        </w:rPr>
        <w:t>Booking ID, along with details of the customer, vehicle type, pickup/drop location, booking status, turnaround times, and cancellation reasons (if any).</w:t>
      </w:r>
    </w:p>
    <w:p w14:paraId="2B7E70C6" w14:textId="690DAEE0" w:rsidR="002C72C8" w:rsidRDefault="00190133" w:rsidP="006422E6">
      <w:pPr>
        <w:rPr>
          <w:b/>
          <w:bCs/>
          <w:sz w:val="28"/>
          <w:szCs w:val="28"/>
        </w:rPr>
      </w:pPr>
      <w:r w:rsidRPr="00190133">
        <w:rPr>
          <w:b/>
          <w:bCs/>
          <w:sz w:val="28"/>
          <w:szCs w:val="28"/>
        </w:rPr>
        <w:t>Reliability:</w:t>
      </w:r>
      <w:r w:rsidRPr="00190133">
        <w:t xml:space="preserve"> </w:t>
      </w:r>
      <w:r w:rsidRPr="00190133">
        <w:rPr>
          <w:sz w:val="24"/>
          <w:szCs w:val="24"/>
        </w:rPr>
        <w:t>The dataset is reliable as it captures detailed, consistent, and structured ride-</w:t>
      </w:r>
      <w:r>
        <w:rPr>
          <w:sz w:val="24"/>
          <w:szCs w:val="24"/>
        </w:rPr>
        <w:t xml:space="preserve">  </w:t>
      </w:r>
      <w:r w:rsidRPr="00190133">
        <w:rPr>
          <w:sz w:val="24"/>
          <w:szCs w:val="24"/>
        </w:rPr>
        <w:t>level information for each booking</w:t>
      </w:r>
      <w:r w:rsidRPr="00190133">
        <w:rPr>
          <w:b/>
          <w:bCs/>
          <w:sz w:val="28"/>
          <w:szCs w:val="28"/>
        </w:rPr>
        <w:t>.</w:t>
      </w:r>
    </w:p>
    <w:p w14:paraId="466F07FF" w14:textId="77777777" w:rsidR="00190133" w:rsidRDefault="00190133" w:rsidP="006422E6">
      <w:pPr>
        <w:rPr>
          <w:b/>
          <w:bCs/>
          <w:sz w:val="28"/>
          <w:szCs w:val="28"/>
        </w:rPr>
      </w:pPr>
    </w:p>
    <w:p w14:paraId="1015A0FA" w14:textId="77777777" w:rsidR="00190133" w:rsidRDefault="00190133" w:rsidP="006422E6">
      <w:pPr>
        <w:rPr>
          <w:b/>
          <w:bCs/>
          <w:sz w:val="28"/>
          <w:szCs w:val="28"/>
        </w:rPr>
      </w:pPr>
    </w:p>
    <w:p w14:paraId="688B018D" w14:textId="77777777" w:rsidR="00190133" w:rsidRDefault="00190133" w:rsidP="006422E6">
      <w:pPr>
        <w:rPr>
          <w:b/>
          <w:bCs/>
          <w:sz w:val="28"/>
          <w:szCs w:val="28"/>
        </w:rPr>
      </w:pPr>
    </w:p>
    <w:p w14:paraId="26CA0BA1" w14:textId="77777777" w:rsidR="00190133" w:rsidRDefault="00190133" w:rsidP="006422E6">
      <w:pPr>
        <w:rPr>
          <w:b/>
          <w:bCs/>
          <w:sz w:val="28"/>
          <w:szCs w:val="28"/>
        </w:rPr>
      </w:pPr>
    </w:p>
    <w:p w14:paraId="45ED79A4" w14:textId="77777777" w:rsidR="00190133" w:rsidRDefault="00190133" w:rsidP="006422E6">
      <w:pPr>
        <w:rPr>
          <w:b/>
          <w:bCs/>
          <w:sz w:val="28"/>
          <w:szCs w:val="28"/>
        </w:rPr>
      </w:pPr>
    </w:p>
    <w:p w14:paraId="047ECDA3" w14:textId="77777777" w:rsidR="00190133" w:rsidRDefault="00190133" w:rsidP="006422E6">
      <w:pPr>
        <w:rPr>
          <w:b/>
          <w:bCs/>
          <w:sz w:val="28"/>
          <w:szCs w:val="28"/>
        </w:rPr>
      </w:pPr>
    </w:p>
    <w:p w14:paraId="114EF85B" w14:textId="77777777" w:rsidR="00190133" w:rsidRDefault="00190133" w:rsidP="006422E6">
      <w:pPr>
        <w:rPr>
          <w:b/>
          <w:bCs/>
          <w:sz w:val="28"/>
          <w:szCs w:val="28"/>
        </w:rPr>
      </w:pPr>
    </w:p>
    <w:p w14:paraId="4B18F237" w14:textId="77777777" w:rsidR="00190133" w:rsidRDefault="00190133" w:rsidP="006422E6">
      <w:pPr>
        <w:rPr>
          <w:b/>
          <w:bCs/>
          <w:sz w:val="28"/>
          <w:szCs w:val="28"/>
        </w:rPr>
      </w:pPr>
    </w:p>
    <w:p w14:paraId="71DFE0BC" w14:textId="4B11C46C" w:rsidR="00190133" w:rsidRPr="00DE7E20" w:rsidRDefault="00190133" w:rsidP="00190133">
      <w:pPr>
        <w:rPr>
          <w:color w:val="EE0000"/>
          <w:sz w:val="32"/>
          <w:szCs w:val="32"/>
        </w:rPr>
      </w:pPr>
      <w:r w:rsidRPr="00DE7E20">
        <w:rPr>
          <w:b/>
          <w:color w:val="EE0000"/>
          <w:sz w:val="32"/>
          <w:szCs w:val="32"/>
        </w:rPr>
        <w:t xml:space="preserve">Data </w:t>
      </w:r>
      <w:r w:rsidR="00DE7E20">
        <w:rPr>
          <w:b/>
          <w:color w:val="EE0000"/>
          <w:sz w:val="32"/>
          <w:szCs w:val="32"/>
        </w:rPr>
        <w:t>Description:-</w:t>
      </w:r>
    </w:p>
    <w:p w14:paraId="43A71C36" w14:textId="77777777" w:rsidR="00190133" w:rsidRPr="00190133" w:rsidRDefault="00190133" w:rsidP="00190133">
      <w:pPr>
        <w:spacing w:after="120"/>
        <w:rPr>
          <w:rFonts w:ascii="Arial Nova" w:hAnsi="Arial Nova"/>
          <w:sz w:val="24"/>
          <w:szCs w:val="24"/>
        </w:rPr>
      </w:pPr>
      <w:r w:rsidRPr="00190133">
        <w:rPr>
          <w:rFonts w:ascii="Arial Nova" w:hAnsi="Arial Nova"/>
          <w:sz w:val="24"/>
          <w:szCs w:val="24"/>
        </w:rPr>
        <w:t>Key columns:</w:t>
      </w:r>
    </w:p>
    <w:p w14:paraId="398D7959" w14:textId="2230C29F" w:rsidR="00190133" w:rsidRPr="00190133" w:rsidRDefault="00190133" w:rsidP="00190133">
      <w:pPr>
        <w:pStyle w:val="ListParagraph"/>
        <w:numPr>
          <w:ilvl w:val="0"/>
          <w:numId w:val="10"/>
        </w:numPr>
        <w:spacing w:after="120"/>
        <w:rPr>
          <w:sz w:val="24"/>
          <w:szCs w:val="24"/>
        </w:rPr>
      </w:pPr>
      <w:r w:rsidRPr="00190133">
        <w:rPr>
          <w:sz w:val="24"/>
          <w:szCs w:val="24"/>
        </w:rPr>
        <w:t>Date</w:t>
      </w:r>
    </w:p>
    <w:p w14:paraId="037528D9" w14:textId="508A8985" w:rsidR="00190133" w:rsidRPr="00190133" w:rsidRDefault="00190133" w:rsidP="00190133">
      <w:pPr>
        <w:pStyle w:val="ListParagraph"/>
        <w:numPr>
          <w:ilvl w:val="0"/>
          <w:numId w:val="10"/>
        </w:numPr>
        <w:spacing w:after="120"/>
        <w:rPr>
          <w:sz w:val="24"/>
          <w:szCs w:val="24"/>
        </w:rPr>
      </w:pPr>
      <w:r w:rsidRPr="00190133">
        <w:rPr>
          <w:sz w:val="24"/>
          <w:szCs w:val="24"/>
        </w:rPr>
        <w:t>Time</w:t>
      </w:r>
    </w:p>
    <w:p w14:paraId="40ACB452" w14:textId="01CBD022" w:rsidR="00190133" w:rsidRPr="00190133" w:rsidRDefault="00190133" w:rsidP="00190133">
      <w:pPr>
        <w:pStyle w:val="ListParagraph"/>
        <w:numPr>
          <w:ilvl w:val="0"/>
          <w:numId w:val="10"/>
        </w:numPr>
        <w:spacing w:after="120"/>
        <w:rPr>
          <w:sz w:val="24"/>
          <w:szCs w:val="24"/>
        </w:rPr>
      </w:pPr>
      <w:r w:rsidRPr="00190133">
        <w:rPr>
          <w:sz w:val="24"/>
          <w:szCs w:val="24"/>
        </w:rPr>
        <w:t>Booking ID</w:t>
      </w:r>
    </w:p>
    <w:p w14:paraId="3C8E7D10" w14:textId="72BD1A28" w:rsidR="00190133" w:rsidRPr="00190133" w:rsidRDefault="00190133" w:rsidP="00190133">
      <w:pPr>
        <w:pStyle w:val="ListParagraph"/>
        <w:numPr>
          <w:ilvl w:val="0"/>
          <w:numId w:val="10"/>
        </w:numPr>
        <w:spacing w:after="120"/>
        <w:rPr>
          <w:sz w:val="24"/>
          <w:szCs w:val="24"/>
        </w:rPr>
      </w:pPr>
      <w:r w:rsidRPr="00190133">
        <w:rPr>
          <w:sz w:val="24"/>
          <w:szCs w:val="24"/>
        </w:rPr>
        <w:t>Booking Status</w:t>
      </w:r>
    </w:p>
    <w:p w14:paraId="4160AF65" w14:textId="700A32F5" w:rsidR="00190133" w:rsidRPr="00190133" w:rsidRDefault="00190133" w:rsidP="00190133">
      <w:pPr>
        <w:pStyle w:val="ListParagraph"/>
        <w:numPr>
          <w:ilvl w:val="0"/>
          <w:numId w:val="10"/>
        </w:numPr>
        <w:spacing w:after="120"/>
        <w:rPr>
          <w:sz w:val="24"/>
          <w:szCs w:val="24"/>
        </w:rPr>
      </w:pPr>
      <w:r w:rsidRPr="00190133">
        <w:rPr>
          <w:sz w:val="24"/>
          <w:szCs w:val="24"/>
        </w:rPr>
        <w:t>Customer ID</w:t>
      </w:r>
    </w:p>
    <w:p w14:paraId="353594B4" w14:textId="3BDCB904" w:rsidR="00190133" w:rsidRPr="00190133" w:rsidRDefault="00190133" w:rsidP="00190133">
      <w:pPr>
        <w:pStyle w:val="ListParagraph"/>
        <w:numPr>
          <w:ilvl w:val="0"/>
          <w:numId w:val="10"/>
        </w:numPr>
        <w:spacing w:after="120"/>
        <w:rPr>
          <w:sz w:val="24"/>
          <w:szCs w:val="24"/>
        </w:rPr>
      </w:pPr>
      <w:r w:rsidRPr="00190133">
        <w:rPr>
          <w:sz w:val="24"/>
          <w:szCs w:val="24"/>
        </w:rPr>
        <w:t>Vehicle Type</w:t>
      </w:r>
    </w:p>
    <w:p w14:paraId="63967D27" w14:textId="73C13E6A" w:rsidR="00190133" w:rsidRPr="00190133" w:rsidRDefault="00190133" w:rsidP="00190133">
      <w:pPr>
        <w:pStyle w:val="ListParagraph"/>
        <w:numPr>
          <w:ilvl w:val="0"/>
          <w:numId w:val="10"/>
        </w:numPr>
        <w:spacing w:after="120"/>
        <w:rPr>
          <w:sz w:val="24"/>
          <w:szCs w:val="24"/>
        </w:rPr>
      </w:pPr>
      <w:r w:rsidRPr="00190133">
        <w:rPr>
          <w:sz w:val="24"/>
          <w:szCs w:val="24"/>
        </w:rPr>
        <w:t>Pickup Location</w:t>
      </w:r>
    </w:p>
    <w:p w14:paraId="1F4C311D" w14:textId="5DBCB2C0" w:rsidR="00190133" w:rsidRPr="00190133" w:rsidRDefault="00190133" w:rsidP="00190133">
      <w:pPr>
        <w:pStyle w:val="ListParagraph"/>
        <w:numPr>
          <w:ilvl w:val="0"/>
          <w:numId w:val="10"/>
        </w:numPr>
        <w:spacing w:after="120"/>
        <w:rPr>
          <w:sz w:val="24"/>
          <w:szCs w:val="24"/>
        </w:rPr>
      </w:pPr>
      <w:r w:rsidRPr="00190133">
        <w:rPr>
          <w:sz w:val="24"/>
          <w:szCs w:val="24"/>
        </w:rPr>
        <w:t>Drop Location</w:t>
      </w:r>
    </w:p>
    <w:p w14:paraId="4904E73F" w14:textId="19AD3BBD" w:rsidR="00190133" w:rsidRPr="00190133" w:rsidRDefault="00190133" w:rsidP="00190133">
      <w:pPr>
        <w:pStyle w:val="ListParagraph"/>
        <w:numPr>
          <w:ilvl w:val="0"/>
          <w:numId w:val="10"/>
        </w:numPr>
        <w:spacing w:after="120"/>
        <w:rPr>
          <w:sz w:val="24"/>
          <w:szCs w:val="24"/>
        </w:rPr>
      </w:pPr>
      <w:proofErr w:type="spellStart"/>
      <w:r w:rsidRPr="00190133">
        <w:rPr>
          <w:sz w:val="24"/>
          <w:szCs w:val="24"/>
        </w:rPr>
        <w:t>Avg</w:t>
      </w:r>
      <w:proofErr w:type="spellEnd"/>
      <w:r w:rsidRPr="00190133">
        <w:rPr>
          <w:sz w:val="24"/>
          <w:szCs w:val="24"/>
        </w:rPr>
        <w:t xml:space="preserve"> VTAT</w:t>
      </w:r>
    </w:p>
    <w:p w14:paraId="5C284130" w14:textId="61141037" w:rsidR="00190133" w:rsidRPr="00190133" w:rsidRDefault="00190133" w:rsidP="00190133">
      <w:pPr>
        <w:pStyle w:val="ListParagraph"/>
        <w:numPr>
          <w:ilvl w:val="0"/>
          <w:numId w:val="10"/>
        </w:numPr>
        <w:spacing w:after="120"/>
        <w:rPr>
          <w:sz w:val="24"/>
          <w:szCs w:val="24"/>
        </w:rPr>
      </w:pPr>
      <w:proofErr w:type="spellStart"/>
      <w:r w:rsidRPr="00190133">
        <w:rPr>
          <w:sz w:val="24"/>
          <w:szCs w:val="24"/>
        </w:rPr>
        <w:t>Avg</w:t>
      </w:r>
      <w:proofErr w:type="spellEnd"/>
      <w:r w:rsidRPr="00190133">
        <w:rPr>
          <w:sz w:val="24"/>
          <w:szCs w:val="24"/>
        </w:rPr>
        <w:t xml:space="preserve"> CTAT</w:t>
      </w:r>
    </w:p>
    <w:p w14:paraId="0F59BE75" w14:textId="0E0F536C" w:rsidR="00190133" w:rsidRPr="00190133" w:rsidRDefault="00190133" w:rsidP="00190133">
      <w:pPr>
        <w:pStyle w:val="ListParagraph"/>
        <w:numPr>
          <w:ilvl w:val="0"/>
          <w:numId w:val="10"/>
        </w:numPr>
        <w:spacing w:after="120"/>
        <w:rPr>
          <w:sz w:val="24"/>
          <w:szCs w:val="24"/>
        </w:rPr>
      </w:pPr>
      <w:r w:rsidRPr="00190133">
        <w:rPr>
          <w:sz w:val="24"/>
          <w:szCs w:val="24"/>
        </w:rPr>
        <w:t>Cancelled by Customer</w:t>
      </w:r>
    </w:p>
    <w:p w14:paraId="00EC5730" w14:textId="4B840DDB" w:rsidR="00190133" w:rsidRPr="00190133" w:rsidRDefault="00190133" w:rsidP="00190133">
      <w:pPr>
        <w:pStyle w:val="ListParagraph"/>
        <w:numPr>
          <w:ilvl w:val="0"/>
          <w:numId w:val="10"/>
        </w:numPr>
        <w:spacing w:after="120"/>
        <w:rPr>
          <w:sz w:val="24"/>
          <w:szCs w:val="24"/>
        </w:rPr>
      </w:pPr>
      <w:r w:rsidRPr="00190133">
        <w:rPr>
          <w:sz w:val="24"/>
          <w:szCs w:val="24"/>
        </w:rPr>
        <w:t>Reason for Cancelling by Customer</w:t>
      </w:r>
    </w:p>
    <w:p w14:paraId="05D98743" w14:textId="24F6B855" w:rsidR="00190133" w:rsidRPr="00190133" w:rsidRDefault="00190133" w:rsidP="00190133">
      <w:pPr>
        <w:pStyle w:val="ListParagraph"/>
        <w:numPr>
          <w:ilvl w:val="0"/>
          <w:numId w:val="10"/>
        </w:numPr>
        <w:spacing w:after="120"/>
        <w:rPr>
          <w:sz w:val="24"/>
          <w:szCs w:val="24"/>
        </w:rPr>
      </w:pPr>
      <w:r w:rsidRPr="00190133">
        <w:rPr>
          <w:sz w:val="24"/>
          <w:szCs w:val="24"/>
        </w:rPr>
        <w:t>Cancelled Rides by Driver</w:t>
      </w:r>
    </w:p>
    <w:p w14:paraId="0526B903" w14:textId="51576BCE" w:rsidR="00190133" w:rsidRDefault="00190133" w:rsidP="00190133">
      <w:pPr>
        <w:pStyle w:val="ListParagraph"/>
        <w:numPr>
          <w:ilvl w:val="0"/>
          <w:numId w:val="10"/>
        </w:numPr>
        <w:spacing w:after="120"/>
        <w:rPr>
          <w:sz w:val="24"/>
          <w:szCs w:val="24"/>
        </w:rPr>
      </w:pPr>
      <w:r w:rsidRPr="00190133">
        <w:rPr>
          <w:sz w:val="24"/>
          <w:szCs w:val="24"/>
        </w:rPr>
        <w:t>Reason for Driver Cancelling</w:t>
      </w:r>
    </w:p>
    <w:p w14:paraId="0E25D8C0" w14:textId="77777777" w:rsidR="00DE7E20" w:rsidRDefault="00DE7E20" w:rsidP="00DE7E20">
      <w:pPr>
        <w:spacing w:after="120"/>
        <w:rPr>
          <w:sz w:val="24"/>
          <w:szCs w:val="24"/>
        </w:rPr>
      </w:pPr>
    </w:p>
    <w:p w14:paraId="57712386" w14:textId="77777777" w:rsidR="00DE7E20" w:rsidRDefault="00DE7E20" w:rsidP="00DE7E20">
      <w:pPr>
        <w:spacing w:after="120"/>
        <w:rPr>
          <w:sz w:val="24"/>
          <w:szCs w:val="24"/>
        </w:rPr>
      </w:pPr>
    </w:p>
    <w:p w14:paraId="27C2D236" w14:textId="77777777" w:rsidR="00DE7E20" w:rsidRDefault="00DE7E20" w:rsidP="00DE7E20">
      <w:pPr>
        <w:spacing w:after="120"/>
        <w:rPr>
          <w:sz w:val="24"/>
          <w:szCs w:val="24"/>
        </w:rPr>
      </w:pPr>
    </w:p>
    <w:p w14:paraId="452DEF75" w14:textId="77777777" w:rsidR="00DE7E20" w:rsidRDefault="00DE7E20" w:rsidP="00DE7E20">
      <w:pPr>
        <w:spacing w:after="120"/>
        <w:rPr>
          <w:sz w:val="24"/>
          <w:szCs w:val="24"/>
        </w:rPr>
      </w:pPr>
    </w:p>
    <w:p w14:paraId="01FCD09D" w14:textId="77777777" w:rsidR="00DE7E20" w:rsidRDefault="00DE7E20" w:rsidP="00DE7E20">
      <w:pPr>
        <w:spacing w:after="120"/>
        <w:rPr>
          <w:sz w:val="24"/>
          <w:szCs w:val="24"/>
        </w:rPr>
      </w:pPr>
    </w:p>
    <w:p w14:paraId="3A99306C" w14:textId="77777777" w:rsidR="00DE7E20" w:rsidRDefault="00DE7E20" w:rsidP="00DE7E20">
      <w:pPr>
        <w:spacing w:after="120"/>
        <w:rPr>
          <w:sz w:val="24"/>
          <w:szCs w:val="24"/>
        </w:rPr>
      </w:pPr>
    </w:p>
    <w:p w14:paraId="2F8035E0" w14:textId="77777777" w:rsidR="00DE7E20" w:rsidRDefault="00DE7E20" w:rsidP="00DE7E20">
      <w:pPr>
        <w:spacing w:after="120"/>
        <w:rPr>
          <w:sz w:val="24"/>
          <w:szCs w:val="24"/>
        </w:rPr>
      </w:pPr>
    </w:p>
    <w:p w14:paraId="5C39F02D" w14:textId="77777777" w:rsidR="00DE7E20" w:rsidRDefault="00DE7E20" w:rsidP="00DE7E20">
      <w:pPr>
        <w:spacing w:after="120"/>
        <w:rPr>
          <w:sz w:val="24"/>
          <w:szCs w:val="24"/>
        </w:rPr>
      </w:pPr>
    </w:p>
    <w:p w14:paraId="1DBC9994" w14:textId="77777777" w:rsidR="00DE7E20" w:rsidRDefault="00DE7E20" w:rsidP="00DE7E20">
      <w:pPr>
        <w:spacing w:after="120"/>
        <w:rPr>
          <w:sz w:val="24"/>
          <w:szCs w:val="24"/>
        </w:rPr>
      </w:pPr>
    </w:p>
    <w:p w14:paraId="660DA232" w14:textId="77777777" w:rsidR="00DE7E20" w:rsidRDefault="00DE7E20" w:rsidP="00DE7E20">
      <w:pPr>
        <w:spacing w:after="120"/>
        <w:rPr>
          <w:sz w:val="24"/>
          <w:szCs w:val="24"/>
        </w:rPr>
      </w:pPr>
    </w:p>
    <w:p w14:paraId="7AEF7D76" w14:textId="77777777" w:rsidR="00DE7E20" w:rsidRPr="00A758D8" w:rsidRDefault="00DE7E20" w:rsidP="00DE7E20">
      <w:pPr>
        <w:rPr>
          <w:color w:val="EE0000"/>
          <w:u w:val="single"/>
        </w:rPr>
      </w:pPr>
      <w:r w:rsidRPr="00A758D8">
        <w:rPr>
          <w:b/>
          <w:color w:val="EE0000"/>
          <w:sz w:val="32"/>
          <w:u w:val="single"/>
        </w:rPr>
        <w:t>Methodology</w:t>
      </w:r>
      <w:r>
        <w:rPr>
          <w:b/>
          <w:color w:val="EE0000"/>
          <w:sz w:val="32"/>
          <w:u w:val="single"/>
        </w:rPr>
        <w:t>:</w:t>
      </w:r>
    </w:p>
    <w:p w14:paraId="0889A29D" w14:textId="77777777" w:rsidR="00DE7E20" w:rsidRDefault="00DE7E20" w:rsidP="00DE7E20">
      <w:pPr>
        <w:spacing w:after="120"/>
        <w:rPr>
          <w:sz w:val="24"/>
          <w:szCs w:val="24"/>
        </w:rPr>
      </w:pPr>
    </w:p>
    <w:p w14:paraId="57E787AA" w14:textId="77777777" w:rsidR="00DE7E20" w:rsidRDefault="00DE7E20" w:rsidP="00DE7E20">
      <w:pPr>
        <w:pStyle w:val="ListParagraph"/>
        <w:numPr>
          <w:ilvl w:val="0"/>
          <w:numId w:val="11"/>
        </w:numPr>
        <w:spacing w:after="120"/>
        <w:rPr>
          <w:sz w:val="24"/>
          <w:szCs w:val="24"/>
        </w:rPr>
      </w:pPr>
      <w:r w:rsidRPr="00DE7E20">
        <w:rPr>
          <w:b/>
          <w:bCs/>
          <w:sz w:val="24"/>
          <w:szCs w:val="24"/>
        </w:rPr>
        <w:t>Data Collection &amp; Loading</w:t>
      </w:r>
      <w:r w:rsidRPr="00DE7E20">
        <w:rPr>
          <w:sz w:val="24"/>
          <w:szCs w:val="24"/>
        </w:rPr>
        <w:br/>
        <w:t>The dataset (</w:t>
      </w:r>
      <w:r w:rsidRPr="00DE7E20">
        <w:rPr>
          <w:sz w:val="24"/>
          <w:szCs w:val="24"/>
          <w:highlight w:val="magenta"/>
        </w:rPr>
        <w:t>Ola_cab_services.csv)</w:t>
      </w:r>
      <w:r w:rsidRPr="00DE7E20">
        <w:rPr>
          <w:sz w:val="24"/>
          <w:szCs w:val="24"/>
        </w:rPr>
        <w:t xml:space="preserve"> was loaded into Python using Pandas for efficient data handling and analysis.</w:t>
      </w:r>
    </w:p>
    <w:p w14:paraId="05E61EE5" w14:textId="66F4C99D" w:rsidR="00DE7E20" w:rsidRDefault="00DE7E20" w:rsidP="00DE7E20">
      <w:pPr>
        <w:pStyle w:val="ListParagraph"/>
        <w:spacing w:after="120"/>
        <w:rPr>
          <w:sz w:val="24"/>
          <w:szCs w:val="24"/>
        </w:rPr>
      </w:pPr>
      <w:r w:rsidRPr="00DE7E20">
        <w:rPr>
          <w:sz w:val="24"/>
          <w:szCs w:val="24"/>
        </w:rPr>
        <w:br/>
        <w:t>It contains ride-level records, capturing details such as booking IDs, customer IDs, vehicle types, pickup and drop locations, ride timings, average turnaround times, and cancellation information, providing a comprehensive view of Ola/Uber operations.</w:t>
      </w:r>
    </w:p>
    <w:p w14:paraId="7CCA2B34" w14:textId="77777777" w:rsidR="000F2305" w:rsidRDefault="000F2305" w:rsidP="00DE7E20">
      <w:pPr>
        <w:pStyle w:val="ListParagraph"/>
        <w:spacing w:after="120"/>
        <w:rPr>
          <w:sz w:val="24"/>
          <w:szCs w:val="24"/>
        </w:rPr>
      </w:pPr>
    </w:p>
    <w:p w14:paraId="58E67670" w14:textId="77777777" w:rsidR="00DE7E20" w:rsidRDefault="00DE7E20" w:rsidP="00DE7E20">
      <w:pPr>
        <w:pStyle w:val="ListParagraph"/>
        <w:spacing w:after="120"/>
        <w:rPr>
          <w:sz w:val="24"/>
          <w:szCs w:val="24"/>
        </w:rPr>
      </w:pPr>
    </w:p>
    <w:p w14:paraId="6581BB21" w14:textId="77777777" w:rsidR="00DE7E20" w:rsidRPr="000F2305" w:rsidRDefault="00DE7E20" w:rsidP="000F2305">
      <w:pPr>
        <w:pStyle w:val="ListParagraph"/>
        <w:numPr>
          <w:ilvl w:val="0"/>
          <w:numId w:val="11"/>
        </w:numPr>
        <w:spacing w:after="120"/>
        <w:rPr>
          <w:b/>
          <w:bCs/>
          <w:sz w:val="24"/>
          <w:szCs w:val="24"/>
        </w:rPr>
      </w:pPr>
      <w:r w:rsidRPr="00DE7E20">
        <w:rPr>
          <w:b/>
          <w:bCs/>
          <w:sz w:val="24"/>
          <w:szCs w:val="24"/>
        </w:rPr>
        <w:t>Data Cleaning &amp; Preparation</w:t>
      </w:r>
    </w:p>
    <w:p w14:paraId="55BCF49C" w14:textId="77777777" w:rsidR="000F2305" w:rsidRPr="00DE7E20" w:rsidRDefault="000F2305" w:rsidP="00DE7E20">
      <w:pPr>
        <w:pStyle w:val="ListParagraph"/>
        <w:spacing w:after="120"/>
        <w:rPr>
          <w:b/>
          <w:bCs/>
          <w:sz w:val="24"/>
          <w:szCs w:val="24"/>
        </w:rPr>
      </w:pPr>
    </w:p>
    <w:p w14:paraId="3CF4BBA7" w14:textId="77777777" w:rsidR="00DE7E20" w:rsidRPr="00DE7E20" w:rsidRDefault="00DE7E20" w:rsidP="000F2305">
      <w:pPr>
        <w:pStyle w:val="ListParagraph"/>
        <w:spacing w:after="120"/>
        <w:rPr>
          <w:sz w:val="24"/>
          <w:szCs w:val="24"/>
        </w:rPr>
      </w:pPr>
      <w:r w:rsidRPr="00DE7E20">
        <w:rPr>
          <w:sz w:val="24"/>
          <w:szCs w:val="24"/>
        </w:rPr>
        <w:t>Checked for missing values, duplicates, and inconsistencies in bookings, customer IDs, vehicle types, and locations.</w:t>
      </w:r>
    </w:p>
    <w:p w14:paraId="13CFC745" w14:textId="77777777" w:rsidR="00DE7E20" w:rsidRPr="00DE7E20" w:rsidRDefault="00DE7E20" w:rsidP="000F2305">
      <w:pPr>
        <w:pStyle w:val="ListParagraph"/>
        <w:spacing w:after="120"/>
        <w:rPr>
          <w:sz w:val="24"/>
          <w:szCs w:val="24"/>
        </w:rPr>
      </w:pPr>
      <w:r w:rsidRPr="00DE7E20">
        <w:rPr>
          <w:sz w:val="24"/>
          <w:szCs w:val="24"/>
        </w:rPr>
        <w:t>Standardized vehicle type names, pickup/drop locations, and booking status for consistency.</w:t>
      </w:r>
    </w:p>
    <w:p w14:paraId="251C4E20" w14:textId="77777777" w:rsidR="00DE7E20" w:rsidRDefault="00DE7E20" w:rsidP="000F2305">
      <w:pPr>
        <w:pStyle w:val="ListParagraph"/>
        <w:spacing w:after="120"/>
        <w:rPr>
          <w:sz w:val="24"/>
          <w:szCs w:val="24"/>
        </w:rPr>
      </w:pPr>
      <w:r w:rsidRPr="00DE7E20">
        <w:rPr>
          <w:sz w:val="24"/>
          <w:szCs w:val="24"/>
        </w:rPr>
        <w:t>Converted numeric fields (</w:t>
      </w:r>
      <w:proofErr w:type="spellStart"/>
      <w:r w:rsidRPr="00DE7E20">
        <w:rPr>
          <w:sz w:val="24"/>
          <w:szCs w:val="24"/>
        </w:rPr>
        <w:t>Avg</w:t>
      </w:r>
      <w:proofErr w:type="spellEnd"/>
      <w:r w:rsidRPr="00DE7E20">
        <w:rPr>
          <w:sz w:val="24"/>
          <w:szCs w:val="24"/>
        </w:rPr>
        <w:t xml:space="preserve"> VTAT, </w:t>
      </w:r>
      <w:proofErr w:type="spellStart"/>
      <w:r w:rsidRPr="00DE7E20">
        <w:rPr>
          <w:sz w:val="24"/>
          <w:szCs w:val="24"/>
        </w:rPr>
        <w:t>Avg</w:t>
      </w:r>
      <w:proofErr w:type="spellEnd"/>
      <w:r w:rsidRPr="00DE7E20">
        <w:rPr>
          <w:sz w:val="24"/>
          <w:szCs w:val="24"/>
        </w:rPr>
        <w:t xml:space="preserve"> CTAT, cancellations) into appropriate datatypes for analysis and aggregation.</w:t>
      </w:r>
    </w:p>
    <w:p w14:paraId="49589478" w14:textId="77777777" w:rsidR="000F2305" w:rsidRDefault="000F2305" w:rsidP="000F2305">
      <w:pPr>
        <w:spacing w:after="120"/>
        <w:rPr>
          <w:sz w:val="24"/>
          <w:szCs w:val="24"/>
        </w:rPr>
      </w:pPr>
    </w:p>
    <w:p w14:paraId="2438AAC2" w14:textId="77777777" w:rsidR="000F2305" w:rsidRDefault="000F2305" w:rsidP="000F2305">
      <w:pPr>
        <w:spacing w:after="120"/>
        <w:rPr>
          <w:sz w:val="24"/>
          <w:szCs w:val="24"/>
        </w:rPr>
      </w:pPr>
    </w:p>
    <w:p w14:paraId="4919E79F" w14:textId="77777777" w:rsidR="000F2305" w:rsidRDefault="000F2305" w:rsidP="000F2305">
      <w:pPr>
        <w:spacing w:after="120"/>
        <w:rPr>
          <w:sz w:val="24"/>
          <w:szCs w:val="24"/>
        </w:rPr>
      </w:pPr>
    </w:p>
    <w:p w14:paraId="51FE8923" w14:textId="77777777" w:rsidR="000F2305" w:rsidRPr="000F2305" w:rsidRDefault="000F2305" w:rsidP="000F2305">
      <w:pPr>
        <w:pStyle w:val="ListParagraph"/>
        <w:numPr>
          <w:ilvl w:val="0"/>
          <w:numId w:val="11"/>
        </w:numPr>
        <w:spacing w:after="120"/>
        <w:rPr>
          <w:b/>
          <w:bCs/>
          <w:sz w:val="24"/>
          <w:szCs w:val="24"/>
        </w:rPr>
      </w:pPr>
      <w:r w:rsidRPr="000F2305">
        <w:rPr>
          <w:b/>
          <w:bCs/>
          <w:sz w:val="24"/>
          <w:szCs w:val="24"/>
        </w:rPr>
        <w:t>Statistical Summaries &amp; Charts</w:t>
      </w:r>
    </w:p>
    <w:p w14:paraId="2CDFDAB5" w14:textId="77777777" w:rsidR="000F2305" w:rsidRPr="000F2305" w:rsidRDefault="000F2305" w:rsidP="000F2305">
      <w:pPr>
        <w:spacing w:after="120"/>
        <w:ind w:left="720"/>
        <w:rPr>
          <w:sz w:val="24"/>
          <w:szCs w:val="24"/>
        </w:rPr>
      </w:pPr>
      <w:r w:rsidRPr="000F2305">
        <w:rPr>
          <w:sz w:val="24"/>
          <w:szCs w:val="24"/>
        </w:rPr>
        <w:t xml:space="preserve">Applied descriptive statistics (mean, median, quartiles, range) on numerical columns such as </w:t>
      </w:r>
      <w:proofErr w:type="spellStart"/>
      <w:r w:rsidRPr="000F2305">
        <w:rPr>
          <w:sz w:val="24"/>
          <w:szCs w:val="24"/>
        </w:rPr>
        <w:t>Avg</w:t>
      </w:r>
      <w:proofErr w:type="spellEnd"/>
      <w:r w:rsidRPr="000F2305">
        <w:rPr>
          <w:sz w:val="24"/>
          <w:szCs w:val="24"/>
        </w:rPr>
        <w:t xml:space="preserve"> VTAT, </w:t>
      </w:r>
      <w:proofErr w:type="spellStart"/>
      <w:r w:rsidRPr="000F2305">
        <w:rPr>
          <w:sz w:val="24"/>
          <w:szCs w:val="24"/>
        </w:rPr>
        <w:t>Avg</w:t>
      </w:r>
      <w:proofErr w:type="spellEnd"/>
      <w:r w:rsidRPr="000F2305">
        <w:rPr>
          <w:sz w:val="24"/>
          <w:szCs w:val="24"/>
        </w:rPr>
        <w:t xml:space="preserve"> CTAT, and cancellations.</w:t>
      </w:r>
    </w:p>
    <w:p w14:paraId="22D6272D" w14:textId="77777777" w:rsidR="000F2305" w:rsidRDefault="000F2305" w:rsidP="000F2305">
      <w:pPr>
        <w:spacing w:after="120"/>
        <w:ind w:left="720"/>
        <w:rPr>
          <w:sz w:val="24"/>
          <w:szCs w:val="24"/>
        </w:rPr>
      </w:pPr>
      <w:r w:rsidRPr="000F2305">
        <w:rPr>
          <w:sz w:val="24"/>
          <w:szCs w:val="24"/>
        </w:rPr>
        <w:t>Created visual insights using Matplotlib and Seaborn to show distributions of booking status, vehicle types, ride times, and location-based trends for presentation-ready outputs.</w:t>
      </w:r>
    </w:p>
    <w:p w14:paraId="504542A9" w14:textId="77777777" w:rsidR="000F2305" w:rsidRDefault="000F2305" w:rsidP="000F2305">
      <w:pPr>
        <w:spacing w:after="120"/>
        <w:ind w:left="720"/>
        <w:rPr>
          <w:sz w:val="24"/>
          <w:szCs w:val="24"/>
        </w:rPr>
      </w:pPr>
    </w:p>
    <w:p w14:paraId="4E216550" w14:textId="77777777" w:rsidR="000F2305" w:rsidRPr="000F2305" w:rsidRDefault="000F2305" w:rsidP="000F2305">
      <w:pPr>
        <w:pStyle w:val="ListParagraph"/>
        <w:numPr>
          <w:ilvl w:val="0"/>
          <w:numId w:val="11"/>
        </w:numPr>
        <w:spacing w:after="120"/>
        <w:rPr>
          <w:b/>
          <w:bCs/>
          <w:sz w:val="24"/>
          <w:szCs w:val="24"/>
        </w:rPr>
      </w:pPr>
      <w:r w:rsidRPr="000F2305">
        <w:rPr>
          <w:b/>
          <w:bCs/>
          <w:sz w:val="24"/>
          <w:szCs w:val="24"/>
        </w:rPr>
        <w:t>Interpretation &amp; Reporting</w:t>
      </w:r>
    </w:p>
    <w:p w14:paraId="7238916A" w14:textId="5D8551D2" w:rsidR="000F2305" w:rsidRPr="000F2305" w:rsidRDefault="000F2305" w:rsidP="000F2305">
      <w:pPr>
        <w:spacing w:after="120"/>
        <w:ind w:left="720"/>
        <w:rPr>
          <w:sz w:val="24"/>
          <w:szCs w:val="24"/>
        </w:rPr>
      </w:pPr>
      <w:r w:rsidRPr="000F2305">
        <w:rPr>
          <w:sz w:val="24"/>
          <w:szCs w:val="24"/>
        </w:rPr>
        <w:t>For each analysis, a direct answer with explanation was prepared.</w:t>
      </w:r>
    </w:p>
    <w:p w14:paraId="7F2F8A29" w14:textId="77777777" w:rsidR="000F2305" w:rsidRPr="000F2305" w:rsidRDefault="000F2305" w:rsidP="000F2305">
      <w:pPr>
        <w:spacing w:after="120"/>
        <w:ind w:left="720"/>
        <w:rPr>
          <w:sz w:val="24"/>
          <w:szCs w:val="24"/>
        </w:rPr>
      </w:pPr>
      <w:r w:rsidRPr="000F2305">
        <w:rPr>
          <w:sz w:val="24"/>
          <w:szCs w:val="24"/>
        </w:rPr>
        <w:t xml:space="preserve">Linked insights to customer </w:t>
      </w:r>
      <w:proofErr w:type="spellStart"/>
      <w:r w:rsidRPr="000F2305">
        <w:rPr>
          <w:sz w:val="24"/>
          <w:szCs w:val="24"/>
        </w:rPr>
        <w:t>behavior</w:t>
      </w:r>
      <w:proofErr w:type="spellEnd"/>
      <w:r w:rsidRPr="000F2305">
        <w:rPr>
          <w:sz w:val="24"/>
          <w:szCs w:val="24"/>
        </w:rPr>
        <w:t>, driver performance, vehicle demand, and location-based ride patterns.</w:t>
      </w:r>
    </w:p>
    <w:p w14:paraId="5DD4546F" w14:textId="77777777" w:rsidR="000F2305" w:rsidRDefault="000F2305" w:rsidP="000F2305">
      <w:pPr>
        <w:spacing w:after="120"/>
        <w:ind w:left="720"/>
        <w:rPr>
          <w:sz w:val="24"/>
          <w:szCs w:val="24"/>
        </w:rPr>
      </w:pPr>
      <w:r w:rsidRPr="000F2305">
        <w:rPr>
          <w:sz w:val="24"/>
          <w:szCs w:val="24"/>
        </w:rPr>
        <w:t>Compiled findings into a structured report including Executive Summary, Objectives, Analysis, Key Insights, and Recommendations for operational improvements.</w:t>
      </w:r>
    </w:p>
    <w:p w14:paraId="1B345457" w14:textId="77777777" w:rsidR="000F2305" w:rsidRDefault="000F2305" w:rsidP="000F2305">
      <w:pPr>
        <w:spacing w:after="120"/>
        <w:ind w:left="720"/>
        <w:rPr>
          <w:sz w:val="24"/>
          <w:szCs w:val="24"/>
        </w:rPr>
      </w:pPr>
    </w:p>
    <w:p w14:paraId="7293F1A3" w14:textId="77777777" w:rsidR="000F2305" w:rsidRDefault="000F2305" w:rsidP="000F2305">
      <w:pPr>
        <w:spacing w:after="120"/>
        <w:ind w:left="720"/>
        <w:rPr>
          <w:sz w:val="24"/>
          <w:szCs w:val="24"/>
        </w:rPr>
      </w:pPr>
    </w:p>
    <w:p w14:paraId="051DDF6E" w14:textId="77777777" w:rsidR="000F2305" w:rsidRDefault="000F2305" w:rsidP="000F2305">
      <w:pPr>
        <w:spacing w:after="120"/>
        <w:ind w:left="720"/>
        <w:rPr>
          <w:sz w:val="24"/>
          <w:szCs w:val="24"/>
        </w:rPr>
      </w:pPr>
    </w:p>
    <w:p w14:paraId="3E021643" w14:textId="77777777" w:rsidR="000F2305" w:rsidRDefault="000F2305" w:rsidP="000F2305">
      <w:pPr>
        <w:spacing w:after="120"/>
        <w:ind w:left="720"/>
        <w:rPr>
          <w:sz w:val="24"/>
          <w:szCs w:val="24"/>
        </w:rPr>
      </w:pPr>
    </w:p>
    <w:p w14:paraId="7DB8DDE3" w14:textId="77777777" w:rsidR="000F2305" w:rsidRDefault="000F2305" w:rsidP="000F2305">
      <w:pPr>
        <w:spacing w:after="120"/>
        <w:ind w:left="720"/>
        <w:rPr>
          <w:sz w:val="24"/>
          <w:szCs w:val="24"/>
        </w:rPr>
      </w:pPr>
    </w:p>
    <w:p w14:paraId="07FF4372" w14:textId="77777777" w:rsidR="000F2305" w:rsidRDefault="000F2305" w:rsidP="000F2305">
      <w:pPr>
        <w:spacing w:after="120"/>
        <w:ind w:left="720"/>
        <w:rPr>
          <w:sz w:val="24"/>
          <w:szCs w:val="24"/>
        </w:rPr>
      </w:pPr>
    </w:p>
    <w:p w14:paraId="17293B4F" w14:textId="77777777" w:rsidR="000F2305" w:rsidRDefault="000F2305" w:rsidP="000F2305">
      <w:pPr>
        <w:spacing w:after="120"/>
        <w:ind w:left="720"/>
        <w:rPr>
          <w:sz w:val="24"/>
          <w:szCs w:val="24"/>
        </w:rPr>
      </w:pPr>
    </w:p>
    <w:p w14:paraId="3CE39F76" w14:textId="77777777" w:rsidR="000F2305" w:rsidRDefault="000F2305" w:rsidP="000F2305">
      <w:pPr>
        <w:spacing w:after="120"/>
        <w:ind w:left="720"/>
        <w:rPr>
          <w:sz w:val="24"/>
          <w:szCs w:val="24"/>
        </w:rPr>
      </w:pPr>
    </w:p>
    <w:p w14:paraId="75E9BA32" w14:textId="77777777" w:rsidR="000F2305" w:rsidRDefault="000F2305" w:rsidP="000F2305">
      <w:pPr>
        <w:spacing w:after="120"/>
        <w:ind w:left="720"/>
        <w:rPr>
          <w:sz w:val="24"/>
          <w:szCs w:val="24"/>
        </w:rPr>
      </w:pPr>
    </w:p>
    <w:p w14:paraId="6346ECCA" w14:textId="77777777" w:rsidR="000F2305" w:rsidRDefault="000F2305" w:rsidP="000F2305">
      <w:pPr>
        <w:spacing w:after="120"/>
        <w:ind w:left="720"/>
        <w:rPr>
          <w:sz w:val="24"/>
          <w:szCs w:val="24"/>
        </w:rPr>
      </w:pPr>
    </w:p>
    <w:p w14:paraId="46FC6092" w14:textId="77777777" w:rsidR="000F2305" w:rsidRDefault="000F2305" w:rsidP="000F2305">
      <w:pPr>
        <w:spacing w:after="120"/>
        <w:ind w:left="720"/>
        <w:rPr>
          <w:sz w:val="24"/>
          <w:szCs w:val="24"/>
        </w:rPr>
      </w:pPr>
    </w:p>
    <w:p w14:paraId="4895F82B" w14:textId="5033736E" w:rsidR="000F2305" w:rsidRPr="000F2305" w:rsidRDefault="000F2305" w:rsidP="000F2305">
      <w:pPr>
        <w:spacing w:after="120"/>
        <w:ind w:left="720"/>
        <w:rPr>
          <w:sz w:val="24"/>
          <w:szCs w:val="24"/>
        </w:rPr>
      </w:pPr>
      <w:r w:rsidRPr="000F2305">
        <w:rPr>
          <w:b/>
          <w:sz w:val="28"/>
          <w:szCs w:val="28"/>
          <w:highlight w:val="cyan"/>
        </w:rPr>
        <w:t xml:space="preserve">Analysis: Univariate (QUESTIONS </w:t>
      </w:r>
      <w:r w:rsidR="00066497">
        <w:rPr>
          <w:b/>
          <w:sz w:val="28"/>
          <w:szCs w:val="28"/>
          <w:highlight w:val="cyan"/>
        </w:rPr>
        <w:t>8</w:t>
      </w:r>
      <w:r w:rsidR="0000505A">
        <w:rPr>
          <w:b/>
          <w:sz w:val="28"/>
          <w:szCs w:val="28"/>
          <w:highlight w:val="cyan"/>
        </w:rPr>
        <w:t>0</w:t>
      </w:r>
      <w:r w:rsidRPr="000F2305">
        <w:rPr>
          <w:b/>
          <w:sz w:val="28"/>
          <w:szCs w:val="28"/>
          <w:highlight w:val="cyan"/>
        </w:rPr>
        <w:t>)</w:t>
      </w:r>
    </w:p>
    <w:p w14:paraId="23C3C607" w14:textId="3DD33757" w:rsidR="00FA5B65" w:rsidRDefault="000F2BC9" w:rsidP="000F2BC9">
      <w:pPr>
        <w:spacing w:after="120"/>
        <w:rPr>
          <w:b/>
          <w:bCs/>
          <w:color w:val="EE0000"/>
          <w:sz w:val="28"/>
          <w:szCs w:val="28"/>
        </w:rPr>
      </w:pPr>
      <w:r w:rsidRPr="00C03793">
        <w:rPr>
          <w:b/>
          <w:bCs/>
          <w:color w:val="FF1D1D"/>
          <w:sz w:val="28"/>
          <w:szCs w:val="28"/>
        </w:rPr>
        <w:t>U1] On which date were the minimum number of rides booked?</w:t>
      </w:r>
    </w:p>
    <w:p w14:paraId="7D0C79E7" w14:textId="0425EBC9" w:rsidR="00FA5B65" w:rsidRPr="00FA5B65" w:rsidRDefault="000F2BC9" w:rsidP="000F2BC9">
      <w:pPr>
        <w:spacing w:after="120"/>
        <w:rPr>
          <w:b/>
          <w:bCs/>
          <w:color w:val="EE0000"/>
          <w:sz w:val="28"/>
          <w:szCs w:val="28"/>
        </w:rPr>
      </w:pPr>
      <w:r w:rsidRPr="00D70744">
        <w:rPr>
          <w:b/>
          <w:bCs/>
          <w:color w:val="000000" w:themeColor="text1"/>
          <w:sz w:val="28"/>
          <w:szCs w:val="28"/>
        </w:rPr>
        <w:t xml:space="preserve">Answer:- </w:t>
      </w:r>
      <w:r w:rsidRPr="00D70744">
        <w:rPr>
          <w:color w:val="000000" w:themeColor="text1"/>
          <w:sz w:val="24"/>
          <w:szCs w:val="24"/>
        </w:rPr>
        <w:t xml:space="preserve">On  01-01-2024 </w:t>
      </w:r>
      <w:r w:rsidR="00FA5B65">
        <w:rPr>
          <w:color w:val="000000" w:themeColor="text1"/>
          <w:sz w:val="24"/>
          <w:szCs w:val="24"/>
        </w:rPr>
        <w:t>t</w:t>
      </w:r>
      <w:r w:rsidRPr="00D70744">
        <w:rPr>
          <w:color w:val="000000" w:themeColor="text1"/>
          <w:sz w:val="24"/>
          <w:szCs w:val="24"/>
        </w:rPr>
        <w:t xml:space="preserve">his Dates </w:t>
      </w:r>
      <w:proofErr w:type="spellStart"/>
      <w:r w:rsidRPr="00D70744">
        <w:rPr>
          <w:color w:val="000000" w:themeColor="text1"/>
          <w:sz w:val="24"/>
          <w:szCs w:val="24"/>
        </w:rPr>
        <w:t>minimun</w:t>
      </w:r>
      <w:proofErr w:type="spellEnd"/>
      <w:r w:rsidRPr="00D70744">
        <w:rPr>
          <w:color w:val="000000" w:themeColor="text1"/>
          <w:sz w:val="24"/>
          <w:szCs w:val="24"/>
        </w:rPr>
        <w:t xml:space="preserve"> numbers of rides are booked</w:t>
      </w:r>
      <w:r w:rsidR="00D70744" w:rsidRPr="00D70744">
        <w:rPr>
          <w:color w:val="000000" w:themeColor="text1"/>
          <w:sz w:val="28"/>
          <w:szCs w:val="28"/>
        </w:rPr>
        <w:t>.</w:t>
      </w:r>
    </w:p>
    <w:p w14:paraId="562DE7EA" w14:textId="3AC2AC6F" w:rsidR="00FA5B65" w:rsidRDefault="00E9363B" w:rsidP="000F2BC9">
      <w:pPr>
        <w:spacing w:after="120"/>
        <w:rPr>
          <w:color w:val="000000" w:themeColor="text1"/>
          <w:sz w:val="24"/>
          <w:szCs w:val="24"/>
        </w:rPr>
      </w:pPr>
      <w:r w:rsidRPr="00E9363B">
        <w:rPr>
          <w:b/>
          <w:bCs/>
          <w:sz w:val="28"/>
          <w:szCs w:val="28"/>
        </w:rPr>
        <w:t>Explanation:</w:t>
      </w:r>
      <w:r w:rsidRPr="00E9363B">
        <w:rPr>
          <w:sz w:val="28"/>
          <w:szCs w:val="28"/>
        </w:rPr>
        <w:t xml:space="preserve"> </w:t>
      </w:r>
      <w:r w:rsidR="00D70744" w:rsidRPr="00E9363B">
        <w:rPr>
          <w:color w:val="000000" w:themeColor="text1"/>
          <w:sz w:val="24"/>
          <w:szCs w:val="24"/>
        </w:rPr>
        <w:t>In my dataset there are 50</w:t>
      </w:r>
      <w:r w:rsidR="00FA5B65">
        <w:rPr>
          <w:color w:val="000000" w:themeColor="text1"/>
          <w:sz w:val="24"/>
          <w:szCs w:val="24"/>
        </w:rPr>
        <w:t>,</w:t>
      </w:r>
      <w:r w:rsidR="00D70744" w:rsidRPr="00E9363B">
        <w:rPr>
          <w:color w:val="000000" w:themeColor="text1"/>
          <w:sz w:val="24"/>
          <w:szCs w:val="24"/>
        </w:rPr>
        <w:t>00</w:t>
      </w:r>
      <w:r w:rsidR="00FA5B65">
        <w:rPr>
          <w:color w:val="000000" w:themeColor="text1"/>
          <w:sz w:val="24"/>
          <w:szCs w:val="24"/>
        </w:rPr>
        <w:t xml:space="preserve">0 </w:t>
      </w:r>
      <w:r w:rsidR="00D70744" w:rsidRPr="00E9363B">
        <w:rPr>
          <w:color w:val="000000" w:themeColor="text1"/>
          <w:sz w:val="24"/>
          <w:szCs w:val="24"/>
        </w:rPr>
        <w:t xml:space="preserve"> rows are present </w:t>
      </w:r>
      <w:r w:rsidRPr="00FA5B65">
        <w:rPr>
          <w:color w:val="000000" w:themeColor="text1"/>
          <w:sz w:val="24"/>
          <w:szCs w:val="24"/>
        </w:rPr>
        <w:t xml:space="preserve">and </w:t>
      </w:r>
      <w:r w:rsidR="00D70744" w:rsidRPr="00FA5B65">
        <w:rPr>
          <w:color w:val="000000" w:themeColor="text1"/>
          <w:sz w:val="24"/>
          <w:szCs w:val="24"/>
        </w:rPr>
        <w:t xml:space="preserve"> </w:t>
      </w:r>
      <w:r w:rsidR="00FA5B65" w:rsidRPr="00FA5B65">
        <w:rPr>
          <w:color w:val="000000" w:themeColor="text1"/>
          <w:sz w:val="24"/>
          <w:szCs w:val="24"/>
        </w:rPr>
        <w:t>from 50000 rows</w:t>
      </w:r>
    </w:p>
    <w:p w14:paraId="1ADC0D55" w14:textId="19AF0718" w:rsidR="000F2BC9" w:rsidRDefault="00FA5B65" w:rsidP="000F2BC9">
      <w:pPr>
        <w:spacing w:after="120"/>
        <w:rPr>
          <w:color w:val="000000" w:themeColor="text1"/>
          <w:sz w:val="24"/>
          <w:szCs w:val="24"/>
        </w:rPr>
      </w:pPr>
      <w:r w:rsidRPr="00FA5B65">
        <w:rPr>
          <w:color w:val="000000" w:themeColor="text1"/>
          <w:sz w:val="24"/>
          <w:szCs w:val="24"/>
        </w:rPr>
        <w:t xml:space="preserve"> 01-01-202</w:t>
      </w:r>
      <w:r w:rsidR="002D1AC9">
        <w:rPr>
          <w:color w:val="000000" w:themeColor="text1"/>
          <w:sz w:val="24"/>
          <w:szCs w:val="24"/>
        </w:rPr>
        <w:t xml:space="preserve">4 </w:t>
      </w:r>
      <w:r w:rsidRPr="00FA5B65">
        <w:rPr>
          <w:color w:val="000000" w:themeColor="text1"/>
          <w:sz w:val="24"/>
          <w:szCs w:val="24"/>
        </w:rPr>
        <w:t xml:space="preserve">is the min dates on which min numbers of rides booked </w:t>
      </w:r>
      <w:r>
        <w:rPr>
          <w:color w:val="000000" w:themeColor="text1"/>
          <w:sz w:val="24"/>
          <w:szCs w:val="24"/>
        </w:rPr>
        <w:t>.</w:t>
      </w:r>
      <w:r w:rsidR="002D1AC9">
        <w:rPr>
          <w:color w:val="000000" w:themeColor="text1"/>
          <w:sz w:val="24"/>
          <w:szCs w:val="24"/>
        </w:rPr>
        <w:t>Compare to other days on this dates min rides are booked.</w:t>
      </w:r>
    </w:p>
    <w:p w14:paraId="03143E86" w14:textId="77777777" w:rsidR="00FA5B65" w:rsidRPr="00FA5B65" w:rsidRDefault="00FA5B65" w:rsidP="000F2BC9">
      <w:pPr>
        <w:spacing w:after="120"/>
        <w:rPr>
          <w:color w:val="FF1D1D"/>
          <w:sz w:val="28"/>
          <w:szCs w:val="28"/>
        </w:rPr>
      </w:pPr>
    </w:p>
    <w:p w14:paraId="2B5CE700" w14:textId="2DBCBF13" w:rsidR="000F2BC9" w:rsidRDefault="00FA5B65" w:rsidP="000F2305">
      <w:pPr>
        <w:spacing w:after="120"/>
        <w:rPr>
          <w:b/>
          <w:bCs/>
          <w:color w:val="FF1D1D"/>
          <w:sz w:val="28"/>
          <w:szCs w:val="28"/>
        </w:rPr>
      </w:pPr>
      <w:r w:rsidRPr="00FA5B65">
        <w:rPr>
          <w:b/>
          <w:bCs/>
          <w:color w:val="FF1D1D"/>
          <w:sz w:val="28"/>
          <w:szCs w:val="28"/>
        </w:rPr>
        <w:t>U2] On which date were the maximum number of rides booked?</w:t>
      </w:r>
    </w:p>
    <w:p w14:paraId="3604909C" w14:textId="324A09DA" w:rsidR="00FA5B65" w:rsidRPr="00FA5B65" w:rsidRDefault="00FA5B65" w:rsidP="00FA5B65">
      <w:pPr>
        <w:spacing w:after="120"/>
        <w:rPr>
          <w:color w:val="000000" w:themeColor="text1"/>
          <w:sz w:val="24"/>
          <w:szCs w:val="24"/>
        </w:rPr>
      </w:pPr>
      <w:r w:rsidRPr="00D70744">
        <w:rPr>
          <w:b/>
          <w:bCs/>
          <w:color w:val="000000" w:themeColor="text1"/>
          <w:sz w:val="28"/>
          <w:szCs w:val="28"/>
        </w:rPr>
        <w:t xml:space="preserve">Answer:- </w:t>
      </w:r>
      <w:r w:rsidRPr="00D70744">
        <w:rPr>
          <w:color w:val="000000" w:themeColor="text1"/>
          <w:sz w:val="24"/>
          <w:szCs w:val="24"/>
        </w:rPr>
        <w:t xml:space="preserve">On  </w:t>
      </w:r>
      <w:r w:rsidRPr="00FA5B65">
        <w:rPr>
          <w:color w:val="000000" w:themeColor="text1"/>
          <w:sz w:val="24"/>
          <w:szCs w:val="24"/>
        </w:rPr>
        <w:t>31-01-2024</w:t>
      </w:r>
      <w:r>
        <w:rPr>
          <w:color w:val="000000" w:themeColor="text1"/>
          <w:sz w:val="24"/>
          <w:szCs w:val="24"/>
        </w:rPr>
        <w:t xml:space="preserve"> t</w:t>
      </w:r>
      <w:r w:rsidRPr="00D70744">
        <w:rPr>
          <w:color w:val="000000" w:themeColor="text1"/>
          <w:sz w:val="24"/>
          <w:szCs w:val="24"/>
        </w:rPr>
        <w:t xml:space="preserve">his Dates </w:t>
      </w:r>
      <w:proofErr w:type="spellStart"/>
      <w:r>
        <w:rPr>
          <w:color w:val="000000" w:themeColor="text1"/>
          <w:sz w:val="24"/>
          <w:szCs w:val="24"/>
        </w:rPr>
        <w:t>maxminum</w:t>
      </w:r>
      <w:proofErr w:type="spellEnd"/>
      <w:r w:rsidRPr="00D70744">
        <w:rPr>
          <w:color w:val="000000" w:themeColor="text1"/>
          <w:sz w:val="24"/>
          <w:szCs w:val="24"/>
        </w:rPr>
        <w:t xml:space="preserve"> numbers of rides are booked</w:t>
      </w:r>
      <w:r w:rsidRPr="00D70744">
        <w:rPr>
          <w:color w:val="000000" w:themeColor="text1"/>
          <w:sz w:val="28"/>
          <w:szCs w:val="28"/>
        </w:rPr>
        <w:t>.</w:t>
      </w:r>
    </w:p>
    <w:p w14:paraId="1B8623DA" w14:textId="686609DE" w:rsidR="002D1AC9" w:rsidRDefault="00156841" w:rsidP="000F2305">
      <w:pPr>
        <w:spacing w:after="120"/>
        <w:rPr>
          <w:color w:val="000000" w:themeColor="text1"/>
          <w:sz w:val="24"/>
          <w:szCs w:val="24"/>
        </w:rPr>
      </w:pPr>
      <w:r w:rsidRPr="00E9363B">
        <w:rPr>
          <w:b/>
          <w:bCs/>
          <w:sz w:val="28"/>
          <w:szCs w:val="28"/>
        </w:rPr>
        <w:t>Explanation</w:t>
      </w:r>
      <w:r w:rsidR="00FA5B65" w:rsidRPr="00FA5B65">
        <w:rPr>
          <w:b/>
          <w:bCs/>
          <w:color w:val="000000" w:themeColor="text1"/>
          <w:sz w:val="28"/>
          <w:szCs w:val="28"/>
        </w:rPr>
        <w:t>:</w:t>
      </w:r>
      <w:r w:rsidR="00FA5B65">
        <w:rPr>
          <w:b/>
          <w:bCs/>
          <w:color w:val="000000" w:themeColor="text1"/>
          <w:sz w:val="28"/>
          <w:szCs w:val="28"/>
        </w:rPr>
        <w:t xml:space="preserve"> </w:t>
      </w:r>
      <w:r w:rsidR="00FA5B65" w:rsidRPr="002D1AC9">
        <w:rPr>
          <w:color w:val="000000" w:themeColor="text1"/>
          <w:sz w:val="24"/>
          <w:szCs w:val="24"/>
        </w:rPr>
        <w:t xml:space="preserve">In my dataset there are 50,000  rows are present and from 50,000 rows </w:t>
      </w:r>
    </w:p>
    <w:p w14:paraId="7A23E533" w14:textId="4B96D321" w:rsidR="002D1AC9" w:rsidRDefault="00FA5B65" w:rsidP="002D1AC9">
      <w:pPr>
        <w:spacing w:after="120"/>
        <w:rPr>
          <w:color w:val="000000" w:themeColor="text1"/>
          <w:sz w:val="24"/>
          <w:szCs w:val="24"/>
        </w:rPr>
      </w:pPr>
      <w:r w:rsidRPr="002D1AC9">
        <w:rPr>
          <w:color w:val="000000" w:themeColor="text1"/>
          <w:sz w:val="24"/>
          <w:szCs w:val="24"/>
        </w:rPr>
        <w:t>31-01-202</w:t>
      </w:r>
      <w:r w:rsidR="002D1AC9" w:rsidRPr="002D1AC9">
        <w:rPr>
          <w:color w:val="000000" w:themeColor="text1"/>
          <w:sz w:val="24"/>
          <w:szCs w:val="24"/>
        </w:rPr>
        <w:t>4</w:t>
      </w:r>
      <w:r w:rsidRPr="002D1AC9">
        <w:rPr>
          <w:color w:val="000000" w:themeColor="text1"/>
          <w:sz w:val="24"/>
          <w:szCs w:val="24"/>
        </w:rPr>
        <w:t xml:space="preserve"> is the max dates on </w:t>
      </w:r>
      <w:r w:rsidR="002D1AC9" w:rsidRPr="002D1AC9">
        <w:rPr>
          <w:color w:val="000000" w:themeColor="text1"/>
          <w:sz w:val="24"/>
          <w:szCs w:val="24"/>
        </w:rPr>
        <w:t xml:space="preserve">which max number of rides are booked. </w:t>
      </w:r>
      <w:r w:rsidR="002D1AC9">
        <w:rPr>
          <w:color w:val="000000" w:themeColor="text1"/>
          <w:sz w:val="24"/>
          <w:szCs w:val="24"/>
        </w:rPr>
        <w:t>.Compare to other days on this dates max rides are booked.</w:t>
      </w:r>
    </w:p>
    <w:p w14:paraId="373F866F" w14:textId="77777777" w:rsidR="002D1AC9" w:rsidRDefault="002D1AC9" w:rsidP="002D1AC9">
      <w:pPr>
        <w:spacing w:after="120"/>
        <w:rPr>
          <w:color w:val="000000" w:themeColor="text1"/>
          <w:sz w:val="24"/>
          <w:szCs w:val="24"/>
        </w:rPr>
      </w:pPr>
    </w:p>
    <w:p w14:paraId="170D92C7" w14:textId="503A50AC" w:rsidR="002D1AC9" w:rsidRDefault="002D1AC9" w:rsidP="002D1AC9">
      <w:pPr>
        <w:spacing w:after="120"/>
        <w:rPr>
          <w:b/>
          <w:bCs/>
          <w:color w:val="FF1D1D"/>
          <w:sz w:val="28"/>
          <w:szCs w:val="28"/>
        </w:rPr>
      </w:pPr>
      <w:r w:rsidRPr="002D1AC9">
        <w:rPr>
          <w:b/>
          <w:bCs/>
          <w:color w:val="FF1D1D"/>
          <w:sz w:val="28"/>
          <w:szCs w:val="28"/>
        </w:rPr>
        <w:t>U3] On which date were the most rides booked?</w:t>
      </w:r>
    </w:p>
    <w:p w14:paraId="43EDA094" w14:textId="7E9DAADD" w:rsidR="002D1AC9" w:rsidRPr="00156841" w:rsidRDefault="002D1AC9" w:rsidP="002D1AC9">
      <w:pPr>
        <w:spacing w:after="120"/>
        <w:rPr>
          <w:color w:val="000000" w:themeColor="text1"/>
          <w:sz w:val="24"/>
          <w:szCs w:val="24"/>
        </w:rPr>
      </w:pPr>
      <w:r w:rsidRPr="002D1AC9">
        <w:rPr>
          <w:b/>
          <w:bCs/>
          <w:color w:val="000000" w:themeColor="text1"/>
          <w:sz w:val="28"/>
          <w:szCs w:val="28"/>
        </w:rPr>
        <w:t>Answer:-</w:t>
      </w:r>
      <w:r w:rsidRPr="002D1AC9">
        <w:rPr>
          <w:color w:val="000000" w:themeColor="text1"/>
          <w:sz w:val="28"/>
          <w:szCs w:val="28"/>
        </w:rPr>
        <w:t xml:space="preserve"> </w:t>
      </w:r>
      <w:r w:rsidRPr="00156841">
        <w:rPr>
          <w:color w:val="000000" w:themeColor="text1"/>
          <w:sz w:val="24"/>
          <w:szCs w:val="24"/>
        </w:rPr>
        <w:t>on 1</w:t>
      </w:r>
      <w:r w:rsidR="00370472">
        <w:rPr>
          <w:color w:val="000000" w:themeColor="text1"/>
          <w:sz w:val="24"/>
          <w:szCs w:val="24"/>
        </w:rPr>
        <w:t>1</w:t>
      </w:r>
      <w:r w:rsidRPr="00156841">
        <w:rPr>
          <w:color w:val="000000" w:themeColor="text1"/>
          <w:sz w:val="24"/>
          <w:szCs w:val="24"/>
        </w:rPr>
        <w:t>-01-2024   this dates most rides booked .on this dates there are 176</w:t>
      </w:r>
      <w:r w:rsidR="000C59C1">
        <w:rPr>
          <w:color w:val="000000" w:themeColor="text1"/>
          <w:sz w:val="24"/>
          <w:szCs w:val="24"/>
        </w:rPr>
        <w:t xml:space="preserve">0 </w:t>
      </w:r>
      <w:r w:rsidRPr="00156841">
        <w:rPr>
          <w:color w:val="000000" w:themeColor="text1"/>
          <w:sz w:val="24"/>
          <w:szCs w:val="24"/>
        </w:rPr>
        <w:t>rides booked.</w:t>
      </w:r>
    </w:p>
    <w:p w14:paraId="7D2BFDA6" w14:textId="30FDC389" w:rsidR="006011D5" w:rsidRDefault="00156841" w:rsidP="002D1AC9">
      <w:pPr>
        <w:spacing w:after="120"/>
        <w:rPr>
          <w:sz w:val="24"/>
          <w:szCs w:val="24"/>
        </w:rPr>
      </w:pPr>
      <w:r w:rsidRPr="00E9363B">
        <w:rPr>
          <w:b/>
          <w:bCs/>
          <w:sz w:val="28"/>
          <w:szCs w:val="28"/>
        </w:rPr>
        <w:t>Explanation</w:t>
      </w:r>
      <w:r>
        <w:rPr>
          <w:b/>
          <w:bCs/>
          <w:sz w:val="28"/>
          <w:szCs w:val="28"/>
        </w:rPr>
        <w:t xml:space="preserve">: </w:t>
      </w:r>
      <w:r w:rsidRPr="00156841">
        <w:rPr>
          <w:sz w:val="24"/>
          <w:szCs w:val="24"/>
        </w:rPr>
        <w:t>In my dataset</w:t>
      </w:r>
      <w:r>
        <w:rPr>
          <w:sz w:val="24"/>
          <w:szCs w:val="24"/>
        </w:rPr>
        <w:t xml:space="preserve"> from date 01-01-2024 till 31-01-2024 .on 12-01-2024 dates there are most rides booked . on this dates 176</w:t>
      </w:r>
      <w:r w:rsidR="00370472">
        <w:rPr>
          <w:sz w:val="24"/>
          <w:szCs w:val="24"/>
        </w:rPr>
        <w:t>0</w:t>
      </w:r>
      <w:r>
        <w:rPr>
          <w:sz w:val="24"/>
          <w:szCs w:val="24"/>
        </w:rPr>
        <w:t xml:space="preserve"> rides are booked .as compare to the other date on 1</w:t>
      </w:r>
      <w:r w:rsidR="00103E40">
        <w:rPr>
          <w:sz w:val="24"/>
          <w:szCs w:val="24"/>
        </w:rPr>
        <w:t>2</w:t>
      </w:r>
      <w:r>
        <w:rPr>
          <w:sz w:val="24"/>
          <w:szCs w:val="24"/>
        </w:rPr>
        <w:t>-01-2024  there are most frequent rides are booked.</w:t>
      </w:r>
    </w:p>
    <w:p w14:paraId="36933CE0" w14:textId="77777777" w:rsidR="00691175" w:rsidRDefault="00691175" w:rsidP="002D1AC9">
      <w:pPr>
        <w:spacing w:after="120"/>
        <w:rPr>
          <w:sz w:val="24"/>
          <w:szCs w:val="24"/>
        </w:rPr>
      </w:pPr>
    </w:p>
    <w:p w14:paraId="2C7E2FE6" w14:textId="2CB84AC1" w:rsidR="00691175" w:rsidRPr="0048502B" w:rsidRDefault="00691175" w:rsidP="002D1AC9">
      <w:pPr>
        <w:spacing w:after="120"/>
        <w:rPr>
          <w:b/>
          <w:bCs/>
          <w:color w:val="EE0000"/>
          <w:sz w:val="28"/>
          <w:szCs w:val="28"/>
        </w:rPr>
      </w:pPr>
      <w:r w:rsidRPr="0048502B">
        <w:rPr>
          <w:b/>
          <w:bCs/>
          <w:color w:val="EE0000"/>
          <w:sz w:val="28"/>
          <w:szCs w:val="28"/>
        </w:rPr>
        <w:t>U4]  How many unique dates are in the dataset?</w:t>
      </w:r>
    </w:p>
    <w:p w14:paraId="789E72FB" w14:textId="77777777" w:rsidR="000A74DD" w:rsidRDefault="00CC75B4" w:rsidP="00CC75B4">
      <w:pPr>
        <w:spacing w:after="120"/>
        <w:rPr>
          <w:sz w:val="24"/>
          <w:szCs w:val="24"/>
        </w:rPr>
      </w:pPr>
      <w:r w:rsidRPr="00CF7F86">
        <w:rPr>
          <w:b/>
          <w:bCs/>
          <w:sz w:val="28"/>
          <w:szCs w:val="28"/>
        </w:rPr>
        <w:t>Answer:</w:t>
      </w:r>
      <w:r w:rsidRPr="00CC75B4">
        <w:rPr>
          <w:sz w:val="24"/>
          <w:szCs w:val="24"/>
        </w:rPr>
        <w:t xml:space="preserve"> There are</w:t>
      </w:r>
      <w:r w:rsidR="00A9489F">
        <w:rPr>
          <w:sz w:val="24"/>
          <w:szCs w:val="24"/>
        </w:rPr>
        <w:t xml:space="preserve"> 31</w:t>
      </w:r>
      <w:r w:rsidRPr="00CC75B4">
        <w:rPr>
          <w:b/>
          <w:bCs/>
          <w:sz w:val="24"/>
          <w:szCs w:val="24"/>
        </w:rPr>
        <w:t xml:space="preserve"> </w:t>
      </w:r>
      <w:r w:rsidRPr="00CC75B4">
        <w:rPr>
          <w:sz w:val="24"/>
          <w:szCs w:val="24"/>
        </w:rPr>
        <w:t>unique dates in the dataset.</w:t>
      </w:r>
    </w:p>
    <w:p w14:paraId="04BDB61A" w14:textId="71AE01C4" w:rsidR="00CC75B4" w:rsidRPr="000A74DD" w:rsidRDefault="00CC75B4" w:rsidP="00CC75B4">
      <w:pPr>
        <w:spacing w:after="120"/>
        <w:rPr>
          <w:sz w:val="24"/>
          <w:szCs w:val="24"/>
        </w:rPr>
      </w:pPr>
      <w:r w:rsidRPr="00CF7F86">
        <w:rPr>
          <w:b/>
          <w:bCs/>
          <w:sz w:val="28"/>
          <w:szCs w:val="28"/>
        </w:rPr>
        <w:t>Explanation:</w:t>
      </w:r>
      <w:r w:rsidRPr="00CC75B4">
        <w:rPr>
          <w:sz w:val="24"/>
          <w:szCs w:val="24"/>
        </w:rPr>
        <w:t xml:space="preserve"> This means the ride records span across</w:t>
      </w:r>
      <w:r w:rsidR="00A9489F" w:rsidRPr="000A74DD">
        <w:rPr>
          <w:sz w:val="24"/>
          <w:szCs w:val="24"/>
        </w:rPr>
        <w:t xml:space="preserve"> 31</w:t>
      </w:r>
      <w:r w:rsidRPr="00CC75B4">
        <w:rPr>
          <w:sz w:val="24"/>
          <w:szCs w:val="24"/>
        </w:rPr>
        <w:t xml:space="preserve"> different calendar days. Counting unique dates helps us understand the time coverage of the dataset and is useful when performing time-series analysis like daily demand trends or peak days for bookings.</w:t>
      </w:r>
    </w:p>
    <w:p w14:paraId="38B6317A" w14:textId="77777777" w:rsidR="004B7A09" w:rsidRDefault="004B7A09" w:rsidP="00CC75B4">
      <w:pPr>
        <w:spacing w:after="120"/>
        <w:rPr>
          <w:sz w:val="24"/>
          <w:szCs w:val="24"/>
        </w:rPr>
      </w:pPr>
    </w:p>
    <w:p w14:paraId="2AFE5CB5" w14:textId="30AB8985" w:rsidR="004B7A09" w:rsidRPr="0048502B" w:rsidRDefault="004B7A09" w:rsidP="00CC75B4">
      <w:pPr>
        <w:spacing w:after="120"/>
        <w:rPr>
          <w:b/>
          <w:bCs/>
          <w:color w:val="EE0000"/>
          <w:sz w:val="28"/>
          <w:szCs w:val="28"/>
        </w:rPr>
      </w:pPr>
      <w:r w:rsidRPr="0048502B">
        <w:rPr>
          <w:b/>
          <w:bCs/>
          <w:color w:val="EE0000"/>
          <w:sz w:val="28"/>
          <w:szCs w:val="28"/>
        </w:rPr>
        <w:t>U5]</w:t>
      </w:r>
      <w:r w:rsidR="003900A4">
        <w:rPr>
          <w:b/>
          <w:bCs/>
          <w:color w:val="EE0000"/>
          <w:sz w:val="28"/>
          <w:szCs w:val="28"/>
        </w:rPr>
        <w:t xml:space="preserve"> </w:t>
      </w:r>
      <w:r w:rsidRPr="0048502B">
        <w:rPr>
          <w:b/>
          <w:bCs/>
          <w:color w:val="EE0000"/>
          <w:sz w:val="28"/>
          <w:szCs w:val="28"/>
        </w:rPr>
        <w:t>How many rides were booked on 01-01-2024?</w:t>
      </w:r>
    </w:p>
    <w:p w14:paraId="1A5FB0E8" w14:textId="7A7FF62B" w:rsidR="00681F4F" w:rsidRPr="00681F4F" w:rsidRDefault="00681F4F" w:rsidP="00681F4F">
      <w:pPr>
        <w:spacing w:after="120"/>
        <w:rPr>
          <w:sz w:val="24"/>
          <w:szCs w:val="24"/>
        </w:rPr>
      </w:pPr>
      <w:r w:rsidRPr="00CF7F86">
        <w:rPr>
          <w:b/>
          <w:bCs/>
          <w:sz w:val="28"/>
          <w:szCs w:val="28"/>
        </w:rPr>
        <w:t>Answer:</w:t>
      </w:r>
      <w:r w:rsidRPr="00681F4F">
        <w:rPr>
          <w:sz w:val="24"/>
          <w:szCs w:val="24"/>
        </w:rPr>
        <w:t xml:space="preserve"> A total of </w:t>
      </w:r>
      <w:r w:rsidRPr="007D1477">
        <w:rPr>
          <w:sz w:val="24"/>
          <w:szCs w:val="24"/>
        </w:rPr>
        <w:t xml:space="preserve">1639 </w:t>
      </w:r>
      <w:r w:rsidRPr="00681F4F">
        <w:rPr>
          <w:sz w:val="24"/>
          <w:szCs w:val="24"/>
        </w:rPr>
        <w:t>rides were booked on 01-01-2024.</w:t>
      </w:r>
    </w:p>
    <w:p w14:paraId="641284FA" w14:textId="00D287DB" w:rsidR="00681F4F" w:rsidRPr="007D1477" w:rsidRDefault="00681F4F" w:rsidP="00681F4F">
      <w:pPr>
        <w:spacing w:after="120"/>
        <w:rPr>
          <w:sz w:val="24"/>
          <w:szCs w:val="24"/>
        </w:rPr>
      </w:pPr>
      <w:r w:rsidRPr="00CF7F86">
        <w:rPr>
          <w:b/>
          <w:bCs/>
          <w:sz w:val="28"/>
          <w:szCs w:val="28"/>
        </w:rPr>
        <w:t>Explanation:</w:t>
      </w:r>
      <w:r w:rsidRPr="00681F4F">
        <w:rPr>
          <w:sz w:val="24"/>
          <w:szCs w:val="24"/>
        </w:rPr>
        <w:t xml:space="preserve"> By filtering the dataset for the specific date </w:t>
      </w:r>
      <w:r w:rsidRPr="00681F4F">
        <w:rPr>
          <w:i/>
          <w:iCs/>
          <w:sz w:val="24"/>
          <w:szCs w:val="24"/>
        </w:rPr>
        <w:t>01-01-2024</w:t>
      </w:r>
      <w:r w:rsidRPr="00681F4F">
        <w:rPr>
          <w:sz w:val="24"/>
          <w:szCs w:val="24"/>
        </w:rPr>
        <w:t xml:space="preserve"> and counting the rows, we get the number of rides booked on that day. This helps in identifying daily demand patterns and </w:t>
      </w:r>
      <w:proofErr w:type="spellStart"/>
      <w:r w:rsidRPr="00681F4F">
        <w:rPr>
          <w:sz w:val="24"/>
          <w:szCs w:val="24"/>
        </w:rPr>
        <w:t>analyzing</w:t>
      </w:r>
      <w:proofErr w:type="spellEnd"/>
      <w:r w:rsidRPr="00681F4F">
        <w:rPr>
          <w:sz w:val="24"/>
          <w:szCs w:val="24"/>
        </w:rPr>
        <w:t xml:space="preserve"> ride volume on special dates like holidays or weekends.</w:t>
      </w:r>
    </w:p>
    <w:p w14:paraId="7FCB8037" w14:textId="77777777" w:rsidR="00360C7D" w:rsidRDefault="00360C7D" w:rsidP="00681F4F">
      <w:pPr>
        <w:spacing w:after="120"/>
        <w:rPr>
          <w:sz w:val="24"/>
          <w:szCs w:val="24"/>
        </w:rPr>
      </w:pPr>
    </w:p>
    <w:p w14:paraId="2E1019C5" w14:textId="774D28F9" w:rsidR="00360C7D" w:rsidRPr="0048502B" w:rsidRDefault="00360C7D" w:rsidP="00681F4F">
      <w:pPr>
        <w:spacing w:after="120"/>
        <w:rPr>
          <w:b/>
          <w:bCs/>
          <w:color w:val="EE0000"/>
          <w:sz w:val="28"/>
          <w:szCs w:val="28"/>
        </w:rPr>
      </w:pPr>
      <w:r w:rsidRPr="0048502B">
        <w:rPr>
          <w:b/>
          <w:bCs/>
          <w:color w:val="EE0000"/>
          <w:sz w:val="28"/>
          <w:szCs w:val="28"/>
        </w:rPr>
        <w:t>U6]</w:t>
      </w:r>
      <w:r w:rsidR="00B34465" w:rsidRPr="0048502B">
        <w:rPr>
          <w:b/>
          <w:bCs/>
          <w:color w:val="EE0000"/>
          <w:sz w:val="28"/>
          <w:szCs w:val="28"/>
        </w:rPr>
        <w:t xml:space="preserve"> </w:t>
      </w:r>
      <w:r w:rsidRPr="0048502B">
        <w:rPr>
          <w:b/>
          <w:bCs/>
          <w:color w:val="EE0000"/>
          <w:sz w:val="28"/>
          <w:szCs w:val="28"/>
        </w:rPr>
        <w:t>How many rides were booked on 31-01-2024?</w:t>
      </w:r>
    </w:p>
    <w:p w14:paraId="1C75A562" w14:textId="77777777" w:rsidR="00E14987" w:rsidRDefault="00FB4ACF" w:rsidP="00FB4ACF">
      <w:pPr>
        <w:spacing w:after="120"/>
        <w:rPr>
          <w:b/>
          <w:bCs/>
          <w:sz w:val="24"/>
          <w:szCs w:val="24"/>
        </w:rPr>
      </w:pPr>
      <w:r w:rsidRPr="00CF7F86">
        <w:rPr>
          <w:b/>
          <w:bCs/>
          <w:sz w:val="28"/>
          <w:szCs w:val="28"/>
        </w:rPr>
        <w:t>Answer</w:t>
      </w:r>
      <w:r w:rsidRPr="00E14987">
        <w:rPr>
          <w:sz w:val="28"/>
          <w:szCs w:val="28"/>
        </w:rPr>
        <w:t>:</w:t>
      </w:r>
      <w:r w:rsidRPr="00E14987">
        <w:rPr>
          <w:sz w:val="24"/>
          <w:szCs w:val="24"/>
        </w:rPr>
        <w:t xml:space="preserve"> A total of 1635 rides were booked on 31-01-2024.</w:t>
      </w:r>
    </w:p>
    <w:p w14:paraId="3A00BE0A" w14:textId="685669CE" w:rsidR="00FB4ACF" w:rsidRPr="00E14987" w:rsidRDefault="00FB4ACF" w:rsidP="00FB4ACF">
      <w:pPr>
        <w:spacing w:after="120"/>
        <w:rPr>
          <w:b/>
          <w:bCs/>
          <w:sz w:val="24"/>
          <w:szCs w:val="24"/>
        </w:rPr>
      </w:pPr>
      <w:r w:rsidRPr="00CF7F86">
        <w:rPr>
          <w:b/>
          <w:bCs/>
          <w:sz w:val="28"/>
          <w:szCs w:val="28"/>
        </w:rPr>
        <w:t>Explanation:</w:t>
      </w:r>
      <w:r w:rsidRPr="00FB4ACF">
        <w:rPr>
          <w:sz w:val="24"/>
          <w:szCs w:val="24"/>
        </w:rPr>
        <w:t xml:space="preserve"> </w:t>
      </w:r>
      <w:r w:rsidRPr="00E14987">
        <w:rPr>
          <w:sz w:val="24"/>
          <w:szCs w:val="24"/>
        </w:rPr>
        <w:t xml:space="preserve">We filter the dataset for the date </w:t>
      </w:r>
      <w:r w:rsidRPr="00E14987">
        <w:rPr>
          <w:i/>
          <w:iCs/>
          <w:sz w:val="24"/>
          <w:szCs w:val="24"/>
        </w:rPr>
        <w:t>31-01-2024</w:t>
      </w:r>
      <w:r w:rsidRPr="00E14987">
        <w:rPr>
          <w:sz w:val="24"/>
          <w:szCs w:val="24"/>
        </w:rPr>
        <w:t xml:space="preserve"> and count the records. This tells us the total rides booked on the last day of January, which helps in </w:t>
      </w:r>
      <w:proofErr w:type="spellStart"/>
      <w:r w:rsidRPr="00E14987">
        <w:rPr>
          <w:sz w:val="24"/>
          <w:szCs w:val="24"/>
        </w:rPr>
        <w:t>analyzing</w:t>
      </w:r>
      <w:proofErr w:type="spellEnd"/>
      <w:r w:rsidRPr="00E14987">
        <w:rPr>
          <w:sz w:val="24"/>
          <w:szCs w:val="24"/>
        </w:rPr>
        <w:t xml:space="preserve"> end-of-month booking trends and comparing them with other days.</w:t>
      </w:r>
    </w:p>
    <w:p w14:paraId="781069E1" w14:textId="77777777" w:rsidR="00FB4ACF" w:rsidRDefault="00FB4ACF" w:rsidP="00FB4ACF">
      <w:pPr>
        <w:spacing w:after="120"/>
        <w:rPr>
          <w:sz w:val="24"/>
          <w:szCs w:val="24"/>
        </w:rPr>
      </w:pPr>
    </w:p>
    <w:p w14:paraId="2108FA57" w14:textId="5DC48EEC" w:rsidR="00FB4ACF" w:rsidRPr="0048502B" w:rsidRDefault="00B34465" w:rsidP="00FB4ACF">
      <w:pPr>
        <w:spacing w:after="120"/>
        <w:rPr>
          <w:b/>
          <w:bCs/>
          <w:color w:val="EE0000"/>
          <w:sz w:val="28"/>
          <w:szCs w:val="28"/>
        </w:rPr>
      </w:pPr>
      <w:r w:rsidRPr="0048502B">
        <w:rPr>
          <w:b/>
          <w:bCs/>
          <w:color w:val="EE0000"/>
          <w:sz w:val="28"/>
          <w:szCs w:val="28"/>
        </w:rPr>
        <w:t>U7] Which date had exactly 1</w:t>
      </w:r>
      <w:r w:rsidR="00395568" w:rsidRPr="0048502B">
        <w:rPr>
          <w:b/>
          <w:bCs/>
          <w:color w:val="EE0000"/>
          <w:sz w:val="28"/>
          <w:szCs w:val="28"/>
        </w:rPr>
        <w:t>635</w:t>
      </w:r>
      <w:r w:rsidRPr="0048502B">
        <w:rPr>
          <w:b/>
          <w:bCs/>
          <w:color w:val="EE0000"/>
          <w:sz w:val="28"/>
          <w:szCs w:val="28"/>
        </w:rPr>
        <w:t xml:space="preserve"> rides?</w:t>
      </w:r>
    </w:p>
    <w:p w14:paraId="1AE9C318" w14:textId="77777777" w:rsidR="00EE1FD6" w:rsidRPr="00E14987" w:rsidRDefault="00EE1FD6" w:rsidP="00EE1FD6">
      <w:pPr>
        <w:spacing w:after="120"/>
        <w:rPr>
          <w:sz w:val="24"/>
          <w:szCs w:val="24"/>
        </w:rPr>
      </w:pPr>
      <w:r w:rsidRPr="00E14987">
        <w:rPr>
          <w:b/>
          <w:bCs/>
          <w:sz w:val="28"/>
          <w:szCs w:val="28"/>
        </w:rPr>
        <w:t>Answer:</w:t>
      </w:r>
      <w:r w:rsidRPr="00EE1FD6">
        <w:rPr>
          <w:b/>
          <w:bCs/>
          <w:sz w:val="24"/>
          <w:szCs w:val="24"/>
        </w:rPr>
        <w:t xml:space="preserve"> </w:t>
      </w:r>
      <w:r w:rsidRPr="00E14987">
        <w:rPr>
          <w:sz w:val="24"/>
          <w:szCs w:val="24"/>
        </w:rPr>
        <w:t>The dates 16-01-2024 and 24-01-2024 had exactly 1635 rides.</w:t>
      </w:r>
    </w:p>
    <w:p w14:paraId="14EE4284" w14:textId="4D6D11EF" w:rsidR="00EE1FD6" w:rsidRPr="00EE1FD6" w:rsidRDefault="00EE1FD6" w:rsidP="00EE1FD6">
      <w:pPr>
        <w:spacing w:after="120"/>
        <w:rPr>
          <w:b/>
          <w:bCs/>
          <w:sz w:val="24"/>
          <w:szCs w:val="24"/>
        </w:rPr>
      </w:pPr>
      <w:r w:rsidRPr="00636D51">
        <w:rPr>
          <w:b/>
          <w:bCs/>
          <w:sz w:val="28"/>
          <w:szCs w:val="28"/>
        </w:rPr>
        <w:t>Explanation</w:t>
      </w:r>
      <w:r w:rsidRPr="00EE1FD6">
        <w:rPr>
          <w:b/>
          <w:bCs/>
          <w:sz w:val="24"/>
          <w:szCs w:val="24"/>
        </w:rPr>
        <w:t xml:space="preserve">: </w:t>
      </w:r>
      <w:r w:rsidRPr="00EB4BED">
        <w:rPr>
          <w:sz w:val="24"/>
          <w:szCs w:val="24"/>
        </w:rPr>
        <w:t>We counted the rides for each date and found that these two days had the same number of bookings. This shows that ride demand was especially high on those days, which could be because of holidays, events, or more people traveling.</w:t>
      </w:r>
    </w:p>
    <w:p w14:paraId="6C58B4EF" w14:textId="77777777" w:rsidR="00B34465" w:rsidRPr="00534B7C" w:rsidRDefault="00B34465" w:rsidP="00FB4ACF">
      <w:pPr>
        <w:spacing w:after="120"/>
        <w:rPr>
          <w:b/>
          <w:bCs/>
          <w:color w:val="EE0000"/>
          <w:sz w:val="28"/>
          <w:szCs w:val="28"/>
        </w:rPr>
      </w:pPr>
    </w:p>
    <w:p w14:paraId="2BA9037A" w14:textId="1B5E965D" w:rsidR="004B7F74" w:rsidRPr="00534B7C" w:rsidRDefault="004B7F74" w:rsidP="00FB4ACF">
      <w:pPr>
        <w:spacing w:after="120"/>
        <w:rPr>
          <w:b/>
          <w:bCs/>
          <w:color w:val="EE0000"/>
          <w:sz w:val="28"/>
          <w:szCs w:val="28"/>
        </w:rPr>
      </w:pPr>
      <w:r w:rsidRPr="00534B7C">
        <w:rPr>
          <w:b/>
          <w:bCs/>
          <w:color w:val="EE0000"/>
          <w:sz w:val="28"/>
          <w:szCs w:val="28"/>
        </w:rPr>
        <w:t>U8]</w:t>
      </w:r>
      <w:r w:rsidR="00FC276D" w:rsidRPr="00534B7C">
        <w:rPr>
          <w:b/>
          <w:bCs/>
          <w:color w:val="EE0000"/>
          <w:sz w:val="28"/>
          <w:szCs w:val="28"/>
        </w:rPr>
        <w:t xml:space="preserve"> </w:t>
      </w:r>
      <w:r w:rsidRPr="00534B7C">
        <w:rPr>
          <w:b/>
          <w:bCs/>
          <w:color w:val="EE0000"/>
          <w:sz w:val="28"/>
          <w:szCs w:val="28"/>
        </w:rPr>
        <w:t>How many rides were booked on weekends?</w:t>
      </w:r>
    </w:p>
    <w:p w14:paraId="70BB3B25" w14:textId="7261574A" w:rsidR="00FC276D" w:rsidRPr="00FC276D" w:rsidRDefault="00FC276D" w:rsidP="00FC276D">
      <w:pPr>
        <w:spacing w:after="120"/>
        <w:rPr>
          <w:b/>
          <w:bCs/>
          <w:sz w:val="24"/>
          <w:szCs w:val="24"/>
        </w:rPr>
      </w:pPr>
      <w:r w:rsidRPr="00636D51">
        <w:rPr>
          <w:b/>
          <w:bCs/>
          <w:sz w:val="28"/>
          <w:szCs w:val="28"/>
        </w:rPr>
        <w:t>Answer</w:t>
      </w:r>
      <w:r w:rsidRPr="00FC276D">
        <w:rPr>
          <w:b/>
          <w:bCs/>
          <w:sz w:val="24"/>
          <w:szCs w:val="24"/>
        </w:rPr>
        <w:t>:</w:t>
      </w:r>
      <w:r w:rsidRPr="00FC276D">
        <w:rPr>
          <w:sz w:val="24"/>
          <w:szCs w:val="24"/>
        </w:rPr>
        <w:t xml:space="preserve"> A total </w:t>
      </w:r>
      <w:r w:rsidRPr="00EB4BED">
        <w:rPr>
          <w:sz w:val="24"/>
          <w:szCs w:val="24"/>
        </w:rPr>
        <w:t>of 13201 rides</w:t>
      </w:r>
      <w:r w:rsidRPr="00FC276D">
        <w:rPr>
          <w:sz w:val="24"/>
          <w:szCs w:val="24"/>
        </w:rPr>
        <w:t xml:space="preserve"> were booked on weekends.</w:t>
      </w:r>
    </w:p>
    <w:p w14:paraId="59D8DD6C" w14:textId="50711A5A" w:rsidR="00FC276D" w:rsidRDefault="00FC276D" w:rsidP="00FC276D">
      <w:pPr>
        <w:spacing w:after="120"/>
        <w:rPr>
          <w:sz w:val="24"/>
          <w:szCs w:val="24"/>
        </w:rPr>
      </w:pPr>
      <w:r w:rsidRPr="00636D51">
        <w:rPr>
          <w:b/>
          <w:bCs/>
          <w:sz w:val="28"/>
          <w:szCs w:val="28"/>
        </w:rPr>
        <w:t>Explanation</w:t>
      </w:r>
      <w:r w:rsidRPr="00FC276D">
        <w:rPr>
          <w:b/>
          <w:bCs/>
          <w:sz w:val="24"/>
          <w:szCs w:val="24"/>
        </w:rPr>
        <w:t>:</w:t>
      </w:r>
      <w:r w:rsidRPr="00FC276D">
        <w:rPr>
          <w:sz w:val="24"/>
          <w:szCs w:val="24"/>
        </w:rPr>
        <w:t xml:space="preserve"> By checking the Date column and identifying which days fall on Saturday or Sunday, then counting those rides, we get the total weekend bookings. This helps us see how demand changes between </w:t>
      </w:r>
      <w:r w:rsidRPr="00EB4BED">
        <w:rPr>
          <w:sz w:val="24"/>
          <w:szCs w:val="24"/>
        </w:rPr>
        <w:t>weekdays and weekends</w:t>
      </w:r>
      <w:r w:rsidRPr="00FC276D">
        <w:rPr>
          <w:sz w:val="24"/>
          <w:szCs w:val="24"/>
        </w:rPr>
        <w:t>, usually showing higher travel activity on weekends.</w:t>
      </w:r>
    </w:p>
    <w:p w14:paraId="27507279" w14:textId="77777777" w:rsidR="00FC276D" w:rsidRPr="00534B7C" w:rsidRDefault="00FC276D" w:rsidP="00FC276D">
      <w:pPr>
        <w:spacing w:after="120"/>
        <w:rPr>
          <w:b/>
          <w:bCs/>
          <w:color w:val="EE0000"/>
          <w:sz w:val="28"/>
          <w:szCs w:val="28"/>
        </w:rPr>
      </w:pPr>
    </w:p>
    <w:p w14:paraId="5EDF9655" w14:textId="70C84054" w:rsidR="00FC276D" w:rsidRPr="00534B7C" w:rsidRDefault="00A373D2" w:rsidP="00FC276D">
      <w:pPr>
        <w:spacing w:after="120"/>
        <w:rPr>
          <w:b/>
          <w:bCs/>
          <w:color w:val="EE0000"/>
          <w:sz w:val="28"/>
          <w:szCs w:val="28"/>
        </w:rPr>
      </w:pPr>
      <w:r w:rsidRPr="00534B7C">
        <w:rPr>
          <w:b/>
          <w:bCs/>
          <w:color w:val="EE0000"/>
          <w:sz w:val="28"/>
          <w:szCs w:val="28"/>
        </w:rPr>
        <w:t>U9]</w:t>
      </w:r>
      <w:r w:rsidR="00AD7101">
        <w:rPr>
          <w:b/>
          <w:bCs/>
          <w:color w:val="EE0000"/>
          <w:sz w:val="28"/>
          <w:szCs w:val="28"/>
        </w:rPr>
        <w:t xml:space="preserve"> </w:t>
      </w:r>
      <w:r w:rsidRPr="00534B7C">
        <w:rPr>
          <w:b/>
          <w:bCs/>
          <w:color w:val="EE0000"/>
          <w:sz w:val="28"/>
          <w:szCs w:val="28"/>
        </w:rPr>
        <w:t>How many rides were booked on weekdays?</w:t>
      </w:r>
    </w:p>
    <w:p w14:paraId="1B1E7C00" w14:textId="00DAA87B" w:rsidR="001D107A" w:rsidRPr="001D107A" w:rsidRDefault="001D107A" w:rsidP="001D107A">
      <w:pPr>
        <w:spacing w:after="120"/>
        <w:rPr>
          <w:b/>
          <w:bCs/>
          <w:sz w:val="24"/>
          <w:szCs w:val="24"/>
        </w:rPr>
      </w:pPr>
      <w:r w:rsidRPr="00636D51">
        <w:rPr>
          <w:b/>
          <w:bCs/>
          <w:sz w:val="28"/>
          <w:szCs w:val="28"/>
        </w:rPr>
        <w:t>Answer</w:t>
      </w:r>
      <w:r w:rsidRPr="001D107A">
        <w:rPr>
          <w:b/>
          <w:bCs/>
          <w:sz w:val="24"/>
          <w:szCs w:val="24"/>
        </w:rPr>
        <w:t>:</w:t>
      </w:r>
      <w:r w:rsidRPr="001D107A">
        <w:rPr>
          <w:sz w:val="24"/>
          <w:szCs w:val="24"/>
        </w:rPr>
        <w:t xml:space="preserve"> A total </w:t>
      </w:r>
      <w:r w:rsidRPr="00EB4BED">
        <w:rPr>
          <w:sz w:val="24"/>
          <w:szCs w:val="24"/>
        </w:rPr>
        <w:t>of 36798 rides</w:t>
      </w:r>
      <w:r w:rsidRPr="001D107A">
        <w:rPr>
          <w:sz w:val="24"/>
          <w:szCs w:val="24"/>
        </w:rPr>
        <w:t xml:space="preserve"> were booked on weekdays.</w:t>
      </w:r>
    </w:p>
    <w:p w14:paraId="7B87D893" w14:textId="4BDCE16E" w:rsidR="001D107A" w:rsidRDefault="001D107A" w:rsidP="001D107A">
      <w:pPr>
        <w:spacing w:after="120"/>
        <w:rPr>
          <w:sz w:val="24"/>
          <w:szCs w:val="24"/>
        </w:rPr>
      </w:pPr>
      <w:r w:rsidRPr="00636D51">
        <w:rPr>
          <w:b/>
          <w:bCs/>
          <w:sz w:val="28"/>
          <w:szCs w:val="28"/>
        </w:rPr>
        <w:t>Explanation</w:t>
      </w:r>
      <w:r w:rsidRPr="001D107A">
        <w:rPr>
          <w:b/>
          <w:bCs/>
          <w:sz w:val="24"/>
          <w:szCs w:val="24"/>
        </w:rPr>
        <w:t>:</w:t>
      </w:r>
      <w:r w:rsidRPr="001D107A">
        <w:rPr>
          <w:sz w:val="24"/>
          <w:szCs w:val="24"/>
        </w:rPr>
        <w:t xml:space="preserve"> By filtering the dataset to include only Monday to Friday and counting the rides, we find the total weekday bookings. This shows the </w:t>
      </w:r>
      <w:r w:rsidRPr="00EB4BED">
        <w:rPr>
          <w:sz w:val="24"/>
          <w:szCs w:val="24"/>
        </w:rPr>
        <w:t>regular demand pattern</w:t>
      </w:r>
      <w:r w:rsidRPr="001D107A">
        <w:rPr>
          <w:sz w:val="24"/>
          <w:szCs w:val="24"/>
        </w:rPr>
        <w:t xml:space="preserve"> during working days, which is useful for comparing travel </w:t>
      </w:r>
      <w:proofErr w:type="spellStart"/>
      <w:r w:rsidRPr="001D107A">
        <w:rPr>
          <w:sz w:val="24"/>
          <w:szCs w:val="24"/>
        </w:rPr>
        <w:t>behavior</w:t>
      </w:r>
      <w:proofErr w:type="spellEnd"/>
      <w:r w:rsidRPr="001D107A">
        <w:rPr>
          <w:sz w:val="24"/>
          <w:szCs w:val="24"/>
        </w:rPr>
        <w:t xml:space="preserve"> between weekdays and weekends</w:t>
      </w:r>
    </w:p>
    <w:p w14:paraId="06118969" w14:textId="77777777" w:rsidR="001D107A" w:rsidRDefault="001D107A" w:rsidP="001D107A">
      <w:pPr>
        <w:spacing w:after="120"/>
        <w:rPr>
          <w:sz w:val="24"/>
          <w:szCs w:val="24"/>
        </w:rPr>
      </w:pPr>
    </w:p>
    <w:p w14:paraId="1CA8493C" w14:textId="7ACBA00E" w:rsidR="001D107A" w:rsidRPr="00534B7C" w:rsidRDefault="0016197E" w:rsidP="001D107A">
      <w:pPr>
        <w:spacing w:after="120"/>
        <w:rPr>
          <w:b/>
          <w:bCs/>
          <w:color w:val="EE0000"/>
          <w:sz w:val="28"/>
          <w:szCs w:val="28"/>
        </w:rPr>
      </w:pPr>
      <w:r w:rsidRPr="00534B7C">
        <w:rPr>
          <w:b/>
          <w:bCs/>
          <w:color w:val="EE0000"/>
          <w:sz w:val="28"/>
          <w:szCs w:val="28"/>
        </w:rPr>
        <w:t>U10]</w:t>
      </w:r>
      <w:r w:rsidR="00AD7101">
        <w:rPr>
          <w:b/>
          <w:bCs/>
          <w:color w:val="EE0000"/>
          <w:sz w:val="28"/>
          <w:szCs w:val="28"/>
        </w:rPr>
        <w:t xml:space="preserve"> </w:t>
      </w:r>
      <w:r w:rsidRPr="00534B7C">
        <w:rPr>
          <w:b/>
          <w:bCs/>
          <w:color w:val="EE0000"/>
          <w:sz w:val="28"/>
          <w:szCs w:val="28"/>
        </w:rPr>
        <w:t>Which day of the week had the most bookings?</w:t>
      </w:r>
    </w:p>
    <w:p w14:paraId="61AC1693" w14:textId="77777777" w:rsidR="00636D51" w:rsidRDefault="00A2669F" w:rsidP="00A2669F">
      <w:pPr>
        <w:spacing w:after="120"/>
        <w:rPr>
          <w:b/>
          <w:bCs/>
          <w:sz w:val="24"/>
          <w:szCs w:val="24"/>
        </w:rPr>
      </w:pPr>
      <w:r w:rsidRPr="00636D51">
        <w:rPr>
          <w:b/>
          <w:bCs/>
          <w:sz w:val="28"/>
          <w:szCs w:val="28"/>
        </w:rPr>
        <w:t>Answer</w:t>
      </w:r>
      <w:r w:rsidRPr="00A2669F">
        <w:rPr>
          <w:b/>
          <w:bCs/>
          <w:sz w:val="24"/>
          <w:szCs w:val="24"/>
        </w:rPr>
        <w:t xml:space="preserve">: </w:t>
      </w:r>
      <w:r w:rsidRPr="00534B7C">
        <w:rPr>
          <w:sz w:val="24"/>
          <w:szCs w:val="24"/>
        </w:rPr>
        <w:t>Monday had the most bookings.</w:t>
      </w:r>
    </w:p>
    <w:p w14:paraId="5FF17D4A" w14:textId="21EAFF8A" w:rsidR="00A2669F" w:rsidRPr="00534B7C" w:rsidRDefault="00A2669F" w:rsidP="00A2669F">
      <w:pPr>
        <w:spacing w:after="120"/>
        <w:rPr>
          <w:sz w:val="24"/>
          <w:szCs w:val="24"/>
        </w:rPr>
      </w:pPr>
      <w:r w:rsidRPr="00636D51">
        <w:rPr>
          <w:b/>
          <w:bCs/>
          <w:sz w:val="28"/>
          <w:szCs w:val="28"/>
        </w:rPr>
        <w:t>Explanation</w:t>
      </w:r>
      <w:r w:rsidRPr="00534B7C">
        <w:rPr>
          <w:sz w:val="24"/>
          <w:szCs w:val="24"/>
        </w:rPr>
        <w:t>: We counted the rides for each day of the week and found that Monday was the busiest. This means more people booked rides on Monday, likely because it’s the start of the work week and many travel for office or other activities.</w:t>
      </w:r>
    </w:p>
    <w:p w14:paraId="2E408298" w14:textId="77777777" w:rsidR="00A2669F" w:rsidRPr="00AD7101" w:rsidRDefault="00A2669F" w:rsidP="00A2669F">
      <w:pPr>
        <w:spacing w:after="120"/>
        <w:rPr>
          <w:b/>
          <w:bCs/>
          <w:color w:val="EE0000"/>
          <w:sz w:val="28"/>
          <w:szCs w:val="28"/>
        </w:rPr>
      </w:pPr>
    </w:p>
    <w:p w14:paraId="2BE06A27" w14:textId="5C47CA8B" w:rsidR="00A2669F" w:rsidRPr="00AD7101" w:rsidRDefault="000F5EE6" w:rsidP="00A2669F">
      <w:pPr>
        <w:spacing w:after="120"/>
        <w:rPr>
          <w:b/>
          <w:bCs/>
          <w:color w:val="EE0000"/>
          <w:sz w:val="28"/>
          <w:szCs w:val="28"/>
        </w:rPr>
      </w:pPr>
      <w:r w:rsidRPr="00AD7101">
        <w:rPr>
          <w:b/>
          <w:bCs/>
          <w:color w:val="EE0000"/>
          <w:sz w:val="28"/>
          <w:szCs w:val="28"/>
        </w:rPr>
        <w:lastRenderedPageBreak/>
        <w:t>U11]Which day of the week had the least bookings?</w:t>
      </w:r>
    </w:p>
    <w:p w14:paraId="6335C1CD" w14:textId="31DEB5D5" w:rsidR="00A03DAC" w:rsidRPr="00A03DAC" w:rsidRDefault="00A03DAC" w:rsidP="00A03DAC">
      <w:pPr>
        <w:spacing w:after="120"/>
        <w:rPr>
          <w:b/>
          <w:bCs/>
          <w:sz w:val="24"/>
          <w:szCs w:val="24"/>
        </w:rPr>
      </w:pPr>
      <w:r w:rsidRPr="00EC5D10">
        <w:rPr>
          <w:b/>
          <w:bCs/>
          <w:sz w:val="28"/>
          <w:szCs w:val="28"/>
        </w:rPr>
        <w:t>Answer</w:t>
      </w:r>
      <w:r w:rsidRPr="00EC5D10">
        <w:rPr>
          <w:color w:val="000000" w:themeColor="text1"/>
          <w:sz w:val="24"/>
          <w:szCs w:val="24"/>
        </w:rPr>
        <w:t xml:space="preserve">: </w:t>
      </w:r>
      <w:r w:rsidR="00EC5D10">
        <w:rPr>
          <w:color w:val="000000" w:themeColor="text1"/>
          <w:sz w:val="24"/>
          <w:szCs w:val="24"/>
        </w:rPr>
        <w:t xml:space="preserve"> S</w:t>
      </w:r>
      <w:r w:rsidRPr="00EC5D10">
        <w:rPr>
          <w:color w:val="000000" w:themeColor="text1"/>
          <w:sz w:val="24"/>
          <w:szCs w:val="24"/>
        </w:rPr>
        <w:t>aturday had the least bookings</w:t>
      </w:r>
      <w:r w:rsidRPr="00A03DAC">
        <w:rPr>
          <w:b/>
          <w:bCs/>
          <w:sz w:val="24"/>
          <w:szCs w:val="24"/>
        </w:rPr>
        <w:t>.</w:t>
      </w:r>
    </w:p>
    <w:p w14:paraId="2058B502" w14:textId="3A3150C3" w:rsidR="00A03DAC" w:rsidRPr="00EC5D10" w:rsidRDefault="00A03DAC" w:rsidP="00A03DAC">
      <w:pPr>
        <w:spacing w:after="120"/>
        <w:rPr>
          <w:color w:val="000000" w:themeColor="text1"/>
          <w:sz w:val="24"/>
          <w:szCs w:val="24"/>
        </w:rPr>
      </w:pPr>
      <w:r w:rsidRPr="00EC5D10">
        <w:rPr>
          <w:b/>
          <w:bCs/>
          <w:sz w:val="28"/>
          <w:szCs w:val="28"/>
        </w:rPr>
        <w:t>Explanation:</w:t>
      </w:r>
      <w:r w:rsidRPr="00A03DAC">
        <w:rPr>
          <w:b/>
          <w:bCs/>
          <w:sz w:val="24"/>
          <w:szCs w:val="24"/>
        </w:rPr>
        <w:t xml:space="preserve"> </w:t>
      </w:r>
      <w:r w:rsidRPr="00EC5D10">
        <w:rPr>
          <w:color w:val="000000" w:themeColor="text1"/>
          <w:sz w:val="24"/>
          <w:szCs w:val="24"/>
        </w:rPr>
        <w:t xml:space="preserve">After counting the rides for each day of the week, </w:t>
      </w:r>
      <w:proofErr w:type="spellStart"/>
      <w:r w:rsidRPr="00EC5D10">
        <w:rPr>
          <w:color w:val="000000" w:themeColor="text1"/>
          <w:sz w:val="24"/>
          <w:szCs w:val="24"/>
        </w:rPr>
        <w:t>saturday</w:t>
      </w:r>
      <w:proofErr w:type="spellEnd"/>
      <w:r w:rsidRPr="00EC5D10">
        <w:rPr>
          <w:color w:val="000000" w:themeColor="text1"/>
          <w:sz w:val="24"/>
          <w:szCs w:val="24"/>
        </w:rPr>
        <w:t xml:space="preserve"> showed the lowest number. This means fewer people </w:t>
      </w:r>
      <w:proofErr w:type="spellStart"/>
      <w:r w:rsidRPr="00EC5D10">
        <w:rPr>
          <w:color w:val="000000" w:themeColor="text1"/>
          <w:sz w:val="24"/>
          <w:szCs w:val="24"/>
        </w:rPr>
        <w:t>traveled</w:t>
      </w:r>
      <w:proofErr w:type="spellEnd"/>
      <w:r w:rsidRPr="00EC5D10">
        <w:rPr>
          <w:color w:val="000000" w:themeColor="text1"/>
          <w:sz w:val="24"/>
          <w:szCs w:val="24"/>
        </w:rPr>
        <w:t xml:space="preserve"> on </w:t>
      </w:r>
      <w:proofErr w:type="spellStart"/>
      <w:r w:rsidR="004B7DAE" w:rsidRPr="00EC5D10">
        <w:rPr>
          <w:color w:val="000000" w:themeColor="text1"/>
          <w:sz w:val="24"/>
          <w:szCs w:val="24"/>
        </w:rPr>
        <w:t>saturday</w:t>
      </w:r>
      <w:proofErr w:type="spellEnd"/>
      <w:r w:rsidRPr="00EC5D10">
        <w:rPr>
          <w:color w:val="000000" w:themeColor="text1"/>
          <w:sz w:val="24"/>
          <w:szCs w:val="24"/>
        </w:rPr>
        <w:t>, possibly because many prefer to stay at home or travel less on holidays.</w:t>
      </w:r>
    </w:p>
    <w:p w14:paraId="22CD1486" w14:textId="77777777" w:rsidR="004B7DAE" w:rsidRDefault="004B7DAE" w:rsidP="00A03DAC">
      <w:pPr>
        <w:spacing w:after="120"/>
        <w:rPr>
          <w:b/>
          <w:bCs/>
          <w:sz w:val="24"/>
          <w:szCs w:val="24"/>
        </w:rPr>
      </w:pPr>
    </w:p>
    <w:p w14:paraId="7FE2B5A8" w14:textId="77777777" w:rsidR="004B7DAE" w:rsidRPr="00A03DAC" w:rsidRDefault="004B7DAE" w:rsidP="00A03DAC">
      <w:pPr>
        <w:spacing w:after="120"/>
        <w:rPr>
          <w:b/>
          <w:bCs/>
          <w:sz w:val="24"/>
          <w:szCs w:val="24"/>
        </w:rPr>
      </w:pPr>
    </w:p>
    <w:p w14:paraId="24277CB2" w14:textId="77777777" w:rsidR="000F5EE6" w:rsidRPr="00A2669F" w:rsidRDefault="000F5EE6" w:rsidP="00A2669F">
      <w:pPr>
        <w:spacing w:after="120"/>
        <w:rPr>
          <w:b/>
          <w:bCs/>
          <w:sz w:val="24"/>
          <w:szCs w:val="24"/>
        </w:rPr>
      </w:pPr>
    </w:p>
    <w:p w14:paraId="3171E027" w14:textId="77777777" w:rsidR="0016197E" w:rsidRPr="001D107A" w:rsidRDefault="0016197E" w:rsidP="001D107A">
      <w:pPr>
        <w:spacing w:after="120"/>
        <w:rPr>
          <w:sz w:val="24"/>
          <w:szCs w:val="24"/>
        </w:rPr>
      </w:pPr>
    </w:p>
    <w:p w14:paraId="7F82288E" w14:textId="77777777" w:rsidR="00A373D2" w:rsidRPr="00FC276D" w:rsidRDefault="00A373D2" w:rsidP="00FC276D">
      <w:pPr>
        <w:spacing w:after="120"/>
        <w:rPr>
          <w:sz w:val="24"/>
          <w:szCs w:val="24"/>
        </w:rPr>
      </w:pPr>
    </w:p>
    <w:p w14:paraId="4A7440F5" w14:textId="77777777" w:rsidR="00FC276D" w:rsidRPr="00FB4ACF" w:rsidRDefault="00FC276D" w:rsidP="00FB4ACF">
      <w:pPr>
        <w:spacing w:after="120"/>
        <w:rPr>
          <w:sz w:val="24"/>
          <w:szCs w:val="24"/>
        </w:rPr>
      </w:pPr>
    </w:p>
    <w:p w14:paraId="5702B27E" w14:textId="77777777" w:rsidR="00FB4ACF" w:rsidRPr="00681F4F" w:rsidRDefault="00FB4ACF" w:rsidP="00681F4F">
      <w:pPr>
        <w:spacing w:after="120"/>
        <w:rPr>
          <w:sz w:val="24"/>
          <w:szCs w:val="24"/>
        </w:rPr>
      </w:pPr>
    </w:p>
    <w:p w14:paraId="30483D56" w14:textId="77777777" w:rsidR="004B7A09" w:rsidRPr="00CC75B4" w:rsidRDefault="004B7A09" w:rsidP="00CC75B4">
      <w:pPr>
        <w:spacing w:after="120"/>
        <w:rPr>
          <w:sz w:val="24"/>
          <w:szCs w:val="24"/>
        </w:rPr>
      </w:pPr>
    </w:p>
    <w:p w14:paraId="0916452F" w14:textId="77777777" w:rsidR="00691175" w:rsidRDefault="00691175" w:rsidP="002D1AC9">
      <w:pPr>
        <w:spacing w:after="120"/>
        <w:rPr>
          <w:sz w:val="24"/>
          <w:szCs w:val="24"/>
        </w:rPr>
      </w:pPr>
    </w:p>
    <w:p w14:paraId="741F40FA" w14:textId="77777777" w:rsidR="00156841" w:rsidRDefault="00156841" w:rsidP="002D1AC9">
      <w:pPr>
        <w:spacing w:after="120"/>
        <w:rPr>
          <w:sz w:val="24"/>
          <w:szCs w:val="24"/>
        </w:rPr>
      </w:pPr>
    </w:p>
    <w:p w14:paraId="74FC3F35" w14:textId="66587D3C" w:rsidR="00156841" w:rsidRDefault="00156841" w:rsidP="002D1AC9">
      <w:pPr>
        <w:spacing w:after="120"/>
        <w:rPr>
          <w:b/>
          <w:bCs/>
          <w:color w:val="FF1D1D"/>
          <w:sz w:val="28"/>
          <w:szCs w:val="28"/>
        </w:rPr>
      </w:pPr>
      <w:r w:rsidRPr="00156841">
        <w:rPr>
          <w:b/>
          <w:bCs/>
          <w:color w:val="FF1D1D"/>
          <w:sz w:val="28"/>
          <w:szCs w:val="28"/>
        </w:rPr>
        <w:t>U</w:t>
      </w:r>
      <w:r w:rsidR="00674383">
        <w:rPr>
          <w:b/>
          <w:bCs/>
          <w:color w:val="FF1D1D"/>
          <w:sz w:val="28"/>
          <w:szCs w:val="28"/>
        </w:rPr>
        <w:t>12</w:t>
      </w:r>
      <w:r w:rsidRPr="00156841">
        <w:rPr>
          <w:b/>
          <w:bCs/>
          <w:color w:val="FF1D1D"/>
          <w:sz w:val="28"/>
          <w:szCs w:val="28"/>
        </w:rPr>
        <w:t>] How many unique bookings are present in the Booking ID column?</w:t>
      </w:r>
    </w:p>
    <w:p w14:paraId="0C685D47" w14:textId="4A2EA9E6" w:rsidR="00156841" w:rsidRDefault="00156841" w:rsidP="00156841">
      <w:pPr>
        <w:spacing w:after="120"/>
        <w:rPr>
          <w:b/>
          <w:bCs/>
          <w:color w:val="000000" w:themeColor="text1"/>
          <w:sz w:val="24"/>
          <w:szCs w:val="24"/>
        </w:rPr>
      </w:pPr>
      <w:r w:rsidRPr="00156841">
        <w:rPr>
          <w:b/>
          <w:bCs/>
          <w:color w:val="000000" w:themeColor="text1"/>
          <w:sz w:val="28"/>
          <w:szCs w:val="28"/>
        </w:rPr>
        <w:t>Answer:-</w:t>
      </w:r>
      <w:r w:rsidRPr="00156841">
        <w:rPr>
          <w:color w:val="000000" w:themeColor="text1"/>
          <w:sz w:val="24"/>
          <w:szCs w:val="24"/>
        </w:rPr>
        <w:t xml:space="preserve">In my booking id column there are 49866 </w:t>
      </w:r>
      <w:r w:rsidR="001374BD">
        <w:rPr>
          <w:color w:val="000000" w:themeColor="text1"/>
          <w:sz w:val="24"/>
          <w:szCs w:val="24"/>
        </w:rPr>
        <w:t xml:space="preserve">unique </w:t>
      </w:r>
      <w:r w:rsidRPr="00156841">
        <w:rPr>
          <w:color w:val="000000" w:themeColor="text1"/>
          <w:sz w:val="24"/>
          <w:szCs w:val="24"/>
        </w:rPr>
        <w:t>booking id are present</w:t>
      </w:r>
      <w:r w:rsidRPr="00156841">
        <w:rPr>
          <w:b/>
          <w:bCs/>
          <w:color w:val="000000" w:themeColor="text1"/>
          <w:sz w:val="24"/>
          <w:szCs w:val="24"/>
        </w:rPr>
        <w:t xml:space="preserve"> .</w:t>
      </w:r>
    </w:p>
    <w:p w14:paraId="6509FC78" w14:textId="191A2148" w:rsidR="00156841" w:rsidRDefault="00156841" w:rsidP="00156841">
      <w:pPr>
        <w:spacing w:after="120"/>
        <w:rPr>
          <w:sz w:val="24"/>
          <w:szCs w:val="24"/>
        </w:rPr>
      </w:pPr>
      <w:r w:rsidRPr="00E9363B">
        <w:rPr>
          <w:b/>
          <w:bCs/>
          <w:sz w:val="28"/>
          <w:szCs w:val="28"/>
        </w:rPr>
        <w:t>Explanation</w:t>
      </w:r>
      <w:r>
        <w:rPr>
          <w:b/>
          <w:bCs/>
          <w:sz w:val="28"/>
          <w:szCs w:val="28"/>
        </w:rPr>
        <w:t xml:space="preserve">: </w:t>
      </w:r>
      <w:r w:rsidR="00114A6F" w:rsidRPr="00114A6F">
        <w:rPr>
          <w:sz w:val="24"/>
          <w:szCs w:val="24"/>
        </w:rPr>
        <w:t>In my dataset there are 50,000 rows are present .from all  this rows 49866 are the</w:t>
      </w:r>
      <w:r w:rsidR="00227253">
        <w:rPr>
          <w:sz w:val="24"/>
          <w:szCs w:val="24"/>
        </w:rPr>
        <w:t xml:space="preserve"> unique</w:t>
      </w:r>
      <w:r w:rsidR="00114A6F" w:rsidRPr="00114A6F">
        <w:rPr>
          <w:sz w:val="24"/>
          <w:szCs w:val="24"/>
        </w:rPr>
        <w:t xml:space="preserve"> booking id . From 50,000 rows 49866 people are booked the rides . </w:t>
      </w:r>
      <w:r w:rsidR="00912209">
        <w:rPr>
          <w:sz w:val="24"/>
          <w:szCs w:val="24"/>
        </w:rPr>
        <w:t>and remining people are don’t book rides.</w:t>
      </w:r>
    </w:p>
    <w:p w14:paraId="76B93429" w14:textId="77777777" w:rsidR="0039735B" w:rsidRDefault="0039735B" w:rsidP="00156841">
      <w:pPr>
        <w:spacing w:after="120"/>
        <w:rPr>
          <w:sz w:val="24"/>
          <w:szCs w:val="24"/>
        </w:rPr>
      </w:pPr>
    </w:p>
    <w:p w14:paraId="043D3945" w14:textId="2766A818" w:rsidR="0039735B" w:rsidRDefault="002E09F5" w:rsidP="00156841">
      <w:pPr>
        <w:spacing w:after="120"/>
        <w:rPr>
          <w:b/>
          <w:bCs/>
          <w:color w:val="FF1D1D"/>
          <w:sz w:val="28"/>
          <w:szCs w:val="28"/>
        </w:rPr>
      </w:pPr>
      <w:r w:rsidRPr="00EE0D73">
        <w:rPr>
          <w:b/>
          <w:bCs/>
          <w:color w:val="FF1D1D"/>
          <w:sz w:val="28"/>
          <w:szCs w:val="28"/>
        </w:rPr>
        <w:t>U</w:t>
      </w:r>
      <w:r w:rsidR="00FD4F12">
        <w:rPr>
          <w:b/>
          <w:bCs/>
          <w:color w:val="FF1D1D"/>
          <w:sz w:val="28"/>
          <w:szCs w:val="28"/>
        </w:rPr>
        <w:t>13</w:t>
      </w:r>
      <w:r w:rsidRPr="00EE0D73">
        <w:rPr>
          <w:b/>
          <w:bCs/>
          <w:color w:val="FF1D1D"/>
          <w:sz w:val="28"/>
          <w:szCs w:val="28"/>
        </w:rPr>
        <w:t>]  Which Booking ID is the most common?</w:t>
      </w:r>
    </w:p>
    <w:p w14:paraId="315FDC40" w14:textId="3BD9FFBF" w:rsidR="00EE0D73" w:rsidRDefault="00EE0D73" w:rsidP="00156841">
      <w:pPr>
        <w:spacing w:after="120"/>
        <w:rPr>
          <w:color w:val="000000" w:themeColor="text1"/>
          <w:sz w:val="24"/>
          <w:szCs w:val="24"/>
        </w:rPr>
      </w:pPr>
      <w:r w:rsidRPr="00EE0D73">
        <w:rPr>
          <w:b/>
          <w:bCs/>
          <w:color w:val="000000" w:themeColor="text1"/>
          <w:sz w:val="28"/>
          <w:szCs w:val="28"/>
        </w:rPr>
        <w:t>Answer</w:t>
      </w:r>
      <w:r w:rsidRPr="00055868">
        <w:rPr>
          <w:color w:val="000000" w:themeColor="text1"/>
          <w:sz w:val="24"/>
          <w:szCs w:val="24"/>
        </w:rPr>
        <w:t>:-</w:t>
      </w:r>
      <w:r w:rsidR="006B20BC">
        <w:rPr>
          <w:color w:val="000000" w:themeColor="text1"/>
          <w:sz w:val="24"/>
          <w:szCs w:val="24"/>
        </w:rPr>
        <w:t>F</w:t>
      </w:r>
      <w:r w:rsidR="009D2BE9" w:rsidRPr="00055868">
        <w:rPr>
          <w:color w:val="000000" w:themeColor="text1"/>
          <w:sz w:val="24"/>
          <w:szCs w:val="24"/>
        </w:rPr>
        <w:t xml:space="preserve">rom booking id column </w:t>
      </w:r>
      <w:r w:rsidR="00055868" w:rsidRPr="00055868">
        <w:rPr>
          <w:color w:val="000000" w:themeColor="text1"/>
          <w:sz w:val="24"/>
          <w:szCs w:val="24"/>
        </w:rPr>
        <w:t>CNR3698787</w:t>
      </w:r>
      <w:r w:rsidR="00055868">
        <w:rPr>
          <w:color w:val="000000" w:themeColor="text1"/>
          <w:sz w:val="24"/>
          <w:szCs w:val="24"/>
        </w:rPr>
        <w:t xml:space="preserve"> </w:t>
      </w:r>
      <w:r w:rsidR="006B20BC">
        <w:rPr>
          <w:color w:val="000000" w:themeColor="text1"/>
          <w:sz w:val="24"/>
          <w:szCs w:val="24"/>
        </w:rPr>
        <w:t>t</w:t>
      </w:r>
      <w:r w:rsidR="00055868" w:rsidRPr="00055868">
        <w:rPr>
          <w:color w:val="000000" w:themeColor="text1"/>
          <w:sz w:val="24"/>
          <w:szCs w:val="24"/>
        </w:rPr>
        <w:t xml:space="preserve">his is the most common booking id </w:t>
      </w:r>
      <w:r w:rsidR="006B20BC">
        <w:rPr>
          <w:color w:val="000000" w:themeColor="text1"/>
          <w:sz w:val="24"/>
          <w:szCs w:val="24"/>
        </w:rPr>
        <w:t>.</w:t>
      </w:r>
    </w:p>
    <w:p w14:paraId="4E49F41E" w14:textId="08AC174D" w:rsidR="006B20BC" w:rsidRDefault="006B20BC" w:rsidP="00156841">
      <w:pPr>
        <w:spacing w:after="120"/>
        <w:rPr>
          <w:color w:val="000000" w:themeColor="text1"/>
          <w:sz w:val="24"/>
          <w:szCs w:val="24"/>
        </w:rPr>
      </w:pPr>
      <w:r w:rsidRPr="006B20BC">
        <w:rPr>
          <w:b/>
          <w:bCs/>
          <w:color w:val="000000" w:themeColor="text1"/>
          <w:sz w:val="28"/>
          <w:szCs w:val="28"/>
        </w:rPr>
        <w:t>Explanation:</w:t>
      </w:r>
      <w:r w:rsidR="005822E9">
        <w:rPr>
          <w:b/>
          <w:bCs/>
          <w:color w:val="000000" w:themeColor="text1"/>
          <w:sz w:val="28"/>
          <w:szCs w:val="28"/>
        </w:rPr>
        <w:t xml:space="preserve"> </w:t>
      </w:r>
      <w:r w:rsidR="005822E9" w:rsidRPr="000E49D0">
        <w:rPr>
          <w:color w:val="000000" w:themeColor="text1"/>
          <w:sz w:val="24"/>
          <w:szCs w:val="24"/>
        </w:rPr>
        <w:t xml:space="preserve">There are many booking id </w:t>
      </w:r>
      <w:r w:rsidR="00FD66AA" w:rsidRPr="000E49D0">
        <w:rPr>
          <w:color w:val="000000" w:themeColor="text1"/>
          <w:sz w:val="24"/>
          <w:szCs w:val="24"/>
        </w:rPr>
        <w:t>are in my database .From this all booking id CNR3698787</w:t>
      </w:r>
      <w:r w:rsidR="000E49D0">
        <w:rPr>
          <w:color w:val="000000" w:themeColor="text1"/>
          <w:sz w:val="24"/>
          <w:szCs w:val="24"/>
        </w:rPr>
        <w:t xml:space="preserve"> </w:t>
      </w:r>
      <w:r w:rsidR="00E91D15">
        <w:rPr>
          <w:color w:val="000000" w:themeColor="text1"/>
          <w:sz w:val="24"/>
          <w:szCs w:val="24"/>
        </w:rPr>
        <w:t>t</w:t>
      </w:r>
      <w:r w:rsidR="00FD66AA" w:rsidRPr="000E49D0">
        <w:rPr>
          <w:color w:val="000000" w:themeColor="text1"/>
          <w:sz w:val="24"/>
          <w:szCs w:val="24"/>
        </w:rPr>
        <w:t xml:space="preserve">his is the most common booking id </w:t>
      </w:r>
      <w:r w:rsidR="000E49D0" w:rsidRPr="000E49D0">
        <w:rPr>
          <w:color w:val="000000" w:themeColor="text1"/>
          <w:sz w:val="24"/>
          <w:szCs w:val="24"/>
        </w:rPr>
        <w:t xml:space="preserve">means from this CNR3698787 Booking id many time book the rides </w:t>
      </w:r>
      <w:r w:rsidR="00E91D15">
        <w:rPr>
          <w:color w:val="000000" w:themeColor="text1"/>
          <w:sz w:val="24"/>
          <w:szCs w:val="24"/>
        </w:rPr>
        <w:t>.</w:t>
      </w:r>
    </w:p>
    <w:p w14:paraId="0EAC2121" w14:textId="77777777" w:rsidR="00826814" w:rsidRDefault="00826814" w:rsidP="00156841">
      <w:pPr>
        <w:spacing w:after="120"/>
        <w:rPr>
          <w:color w:val="000000" w:themeColor="text1"/>
          <w:sz w:val="24"/>
          <w:szCs w:val="24"/>
        </w:rPr>
      </w:pPr>
    </w:p>
    <w:p w14:paraId="72BEBD29" w14:textId="5771A962" w:rsidR="000F2305" w:rsidRDefault="00826814" w:rsidP="000F2305">
      <w:pPr>
        <w:spacing w:after="120"/>
        <w:rPr>
          <w:b/>
          <w:bCs/>
          <w:color w:val="FF1D1D"/>
          <w:sz w:val="28"/>
          <w:szCs w:val="28"/>
        </w:rPr>
      </w:pPr>
      <w:r w:rsidRPr="00EF0012">
        <w:rPr>
          <w:b/>
          <w:bCs/>
          <w:color w:val="FF1D1D"/>
          <w:sz w:val="28"/>
          <w:szCs w:val="28"/>
        </w:rPr>
        <w:t>U</w:t>
      </w:r>
      <w:r w:rsidR="00FD4F12">
        <w:rPr>
          <w:b/>
          <w:bCs/>
          <w:color w:val="FF1D1D"/>
          <w:sz w:val="28"/>
          <w:szCs w:val="28"/>
        </w:rPr>
        <w:t>14</w:t>
      </w:r>
      <w:r w:rsidR="00C3591F" w:rsidRPr="00EF0012">
        <w:rPr>
          <w:b/>
          <w:bCs/>
          <w:color w:val="FF1D1D"/>
          <w:sz w:val="28"/>
          <w:szCs w:val="28"/>
        </w:rPr>
        <w:t xml:space="preserve">] </w:t>
      </w:r>
      <w:r w:rsidR="00EF0012" w:rsidRPr="00EF0012">
        <w:rPr>
          <w:b/>
          <w:bCs/>
          <w:color w:val="FF1D1D"/>
          <w:sz w:val="28"/>
          <w:szCs w:val="28"/>
        </w:rPr>
        <w:t>What is the total number of Booking IDs in the dataset?</w:t>
      </w:r>
    </w:p>
    <w:p w14:paraId="56645E40" w14:textId="376C85FE" w:rsidR="00922579" w:rsidRDefault="00F02005" w:rsidP="00922579">
      <w:pPr>
        <w:spacing w:after="120"/>
        <w:rPr>
          <w:b/>
          <w:bCs/>
          <w:color w:val="000000" w:themeColor="text1"/>
          <w:sz w:val="28"/>
          <w:szCs w:val="28"/>
        </w:rPr>
      </w:pPr>
      <w:r w:rsidRPr="00F02005">
        <w:rPr>
          <w:b/>
          <w:bCs/>
          <w:color w:val="000000" w:themeColor="text1"/>
          <w:sz w:val="28"/>
          <w:szCs w:val="28"/>
        </w:rPr>
        <w:t>Answer</w:t>
      </w:r>
      <w:r w:rsidRPr="00CE7CD8">
        <w:rPr>
          <w:b/>
          <w:bCs/>
          <w:color w:val="000000" w:themeColor="text1"/>
          <w:sz w:val="24"/>
          <w:szCs w:val="24"/>
        </w:rPr>
        <w:t>:-</w:t>
      </w:r>
      <w:r w:rsidR="00922579" w:rsidRPr="00CE7CD8">
        <w:rPr>
          <w:rFonts w:ascii="Consolas" w:eastAsia="Times New Roman" w:hAnsi="Consolas" w:cs="Courier New"/>
          <w:kern w:val="0"/>
          <w:sz w:val="24"/>
          <w:szCs w:val="24"/>
          <w:lang w:eastAsia="en-IN"/>
          <w14:ligatures w14:val="none"/>
        </w:rPr>
        <w:t xml:space="preserve"> </w:t>
      </w:r>
      <w:r w:rsidR="00796931" w:rsidRPr="00CE7CD8">
        <w:rPr>
          <w:rFonts w:ascii="Consolas" w:eastAsia="Times New Roman" w:hAnsi="Consolas" w:cs="Courier New"/>
          <w:kern w:val="0"/>
          <w:sz w:val="24"/>
          <w:szCs w:val="24"/>
          <w:lang w:eastAsia="en-IN"/>
          <w14:ligatures w14:val="none"/>
        </w:rPr>
        <w:t>There are</w:t>
      </w:r>
      <w:r w:rsidR="00796931">
        <w:rPr>
          <w:rFonts w:ascii="Consolas" w:eastAsia="Times New Roman" w:hAnsi="Consolas" w:cs="Courier New"/>
          <w:kern w:val="0"/>
          <w:sz w:val="20"/>
          <w:szCs w:val="20"/>
          <w:lang w:eastAsia="en-IN"/>
          <w14:ligatures w14:val="none"/>
        </w:rPr>
        <w:t xml:space="preserve"> </w:t>
      </w:r>
      <w:r w:rsidR="00922579" w:rsidRPr="00CE7CD8">
        <w:rPr>
          <w:color w:val="000000" w:themeColor="text1"/>
          <w:sz w:val="24"/>
          <w:szCs w:val="24"/>
        </w:rPr>
        <w:t>49866</w:t>
      </w:r>
      <w:r w:rsidR="00796931" w:rsidRPr="00CE7CD8">
        <w:rPr>
          <w:color w:val="000000" w:themeColor="text1"/>
          <w:sz w:val="24"/>
          <w:szCs w:val="24"/>
        </w:rPr>
        <w:t xml:space="preserve"> rides record store I</w:t>
      </w:r>
      <w:r w:rsidR="00CE7CD8" w:rsidRPr="00CE7CD8">
        <w:rPr>
          <w:color w:val="000000" w:themeColor="text1"/>
          <w:sz w:val="24"/>
          <w:szCs w:val="24"/>
        </w:rPr>
        <w:t>n database</w:t>
      </w:r>
      <w:r w:rsidR="00CE7CD8">
        <w:rPr>
          <w:b/>
          <w:bCs/>
          <w:color w:val="000000" w:themeColor="text1"/>
          <w:sz w:val="28"/>
          <w:szCs w:val="28"/>
        </w:rPr>
        <w:t>.</w:t>
      </w:r>
    </w:p>
    <w:p w14:paraId="18476F31" w14:textId="1A267AB6" w:rsidR="00CF041C" w:rsidRDefault="00CF041C" w:rsidP="00922579">
      <w:pPr>
        <w:spacing w:after="120"/>
        <w:rPr>
          <w:color w:val="000000" w:themeColor="text1"/>
          <w:sz w:val="24"/>
          <w:szCs w:val="24"/>
        </w:rPr>
      </w:pPr>
      <w:r w:rsidRPr="006B20BC">
        <w:rPr>
          <w:b/>
          <w:bCs/>
          <w:color w:val="000000" w:themeColor="text1"/>
          <w:sz w:val="28"/>
          <w:szCs w:val="28"/>
        </w:rPr>
        <w:t>Explanation</w:t>
      </w:r>
      <w:r w:rsidRPr="00DB597E">
        <w:rPr>
          <w:color w:val="000000" w:themeColor="text1"/>
          <w:sz w:val="24"/>
          <w:szCs w:val="24"/>
        </w:rPr>
        <w:t xml:space="preserve">: </w:t>
      </w:r>
      <w:r w:rsidR="00DB597E">
        <w:rPr>
          <w:color w:val="000000" w:themeColor="text1"/>
          <w:sz w:val="24"/>
          <w:szCs w:val="24"/>
        </w:rPr>
        <w:t>I</w:t>
      </w:r>
      <w:r w:rsidR="00956413" w:rsidRPr="00DB597E">
        <w:rPr>
          <w:color w:val="000000" w:themeColor="text1"/>
          <w:sz w:val="24"/>
          <w:szCs w:val="24"/>
        </w:rPr>
        <w:t xml:space="preserve">n my database there are total 50,000 </w:t>
      </w:r>
      <w:r w:rsidR="004E789E" w:rsidRPr="00DB597E">
        <w:rPr>
          <w:color w:val="000000" w:themeColor="text1"/>
          <w:sz w:val="24"/>
          <w:szCs w:val="24"/>
        </w:rPr>
        <w:t>rows are present .from this rows there are total 49866 booking id</w:t>
      </w:r>
      <w:r w:rsidR="003A0E0E" w:rsidRPr="00DB597E">
        <w:rPr>
          <w:color w:val="000000" w:themeColor="text1"/>
          <w:sz w:val="24"/>
          <w:szCs w:val="24"/>
        </w:rPr>
        <w:t>s</w:t>
      </w:r>
      <w:r w:rsidR="00C10A5D">
        <w:rPr>
          <w:color w:val="000000" w:themeColor="text1"/>
          <w:sz w:val="24"/>
          <w:szCs w:val="24"/>
        </w:rPr>
        <w:t xml:space="preserve"> </w:t>
      </w:r>
      <w:r w:rsidR="003A0E0E" w:rsidRPr="00DB597E">
        <w:rPr>
          <w:color w:val="000000" w:themeColor="text1"/>
          <w:sz w:val="24"/>
          <w:szCs w:val="24"/>
        </w:rPr>
        <w:t xml:space="preserve">49866 people are booked the rides </w:t>
      </w:r>
      <w:r w:rsidR="00267FCA" w:rsidRPr="00DB597E">
        <w:rPr>
          <w:color w:val="000000" w:themeColor="text1"/>
          <w:sz w:val="24"/>
          <w:szCs w:val="24"/>
        </w:rPr>
        <w:t>and</w:t>
      </w:r>
      <w:r w:rsidR="00D015DC" w:rsidRPr="00DB597E">
        <w:rPr>
          <w:color w:val="000000" w:themeColor="text1"/>
          <w:sz w:val="24"/>
          <w:szCs w:val="24"/>
        </w:rPr>
        <w:t xml:space="preserve"> remaining</w:t>
      </w:r>
      <w:r w:rsidR="00267FCA" w:rsidRPr="00DB597E">
        <w:rPr>
          <w:color w:val="000000" w:themeColor="text1"/>
          <w:sz w:val="24"/>
          <w:szCs w:val="24"/>
        </w:rPr>
        <w:t xml:space="preserve"> people </w:t>
      </w:r>
      <w:proofErr w:type="spellStart"/>
      <w:r w:rsidR="00267FCA" w:rsidRPr="00DB597E">
        <w:rPr>
          <w:color w:val="000000" w:themeColor="text1"/>
          <w:sz w:val="24"/>
          <w:szCs w:val="24"/>
        </w:rPr>
        <w:t>cant</w:t>
      </w:r>
      <w:proofErr w:type="spellEnd"/>
      <w:r w:rsidR="00267FCA" w:rsidRPr="00DB597E">
        <w:rPr>
          <w:color w:val="000000" w:themeColor="text1"/>
          <w:sz w:val="24"/>
          <w:szCs w:val="24"/>
        </w:rPr>
        <w:t xml:space="preserve"> booked the rides .</w:t>
      </w:r>
      <w:r w:rsidR="00C74ED7" w:rsidRPr="00DB597E">
        <w:rPr>
          <w:sz w:val="24"/>
          <w:szCs w:val="24"/>
        </w:rPr>
        <w:t xml:space="preserve"> </w:t>
      </w:r>
      <w:r w:rsidR="00C74ED7" w:rsidRPr="00DB597E">
        <w:rPr>
          <w:color w:val="000000" w:themeColor="text1"/>
          <w:sz w:val="24"/>
          <w:szCs w:val="24"/>
        </w:rPr>
        <w:t>Each row represents one booking</w:t>
      </w:r>
      <w:r w:rsidR="00C10A5D">
        <w:rPr>
          <w:color w:val="000000" w:themeColor="text1"/>
          <w:sz w:val="24"/>
          <w:szCs w:val="24"/>
        </w:rPr>
        <w:t>.</w:t>
      </w:r>
    </w:p>
    <w:p w14:paraId="59A60184" w14:textId="77777777" w:rsidR="00114D2E" w:rsidRDefault="00114D2E" w:rsidP="00922579">
      <w:pPr>
        <w:spacing w:after="120"/>
        <w:rPr>
          <w:color w:val="000000" w:themeColor="text1"/>
          <w:sz w:val="24"/>
          <w:szCs w:val="24"/>
        </w:rPr>
      </w:pPr>
    </w:p>
    <w:p w14:paraId="7E44ABD2" w14:textId="361F24AB" w:rsidR="00114D2E" w:rsidRPr="00AD7101" w:rsidRDefault="000B364D" w:rsidP="00922579">
      <w:pPr>
        <w:spacing w:after="120"/>
        <w:rPr>
          <w:b/>
          <w:bCs/>
          <w:color w:val="EE0000"/>
          <w:sz w:val="28"/>
          <w:szCs w:val="28"/>
        </w:rPr>
      </w:pPr>
      <w:r w:rsidRPr="00AD7101">
        <w:rPr>
          <w:b/>
          <w:bCs/>
          <w:color w:val="EE0000"/>
          <w:sz w:val="28"/>
          <w:szCs w:val="28"/>
        </w:rPr>
        <w:lastRenderedPageBreak/>
        <w:t>U15] Are there any duplicate booking IDs?</w:t>
      </w:r>
    </w:p>
    <w:p w14:paraId="47FDBECF" w14:textId="558AE2D5" w:rsidR="00114D2E" w:rsidRPr="00114D2E" w:rsidRDefault="00114D2E" w:rsidP="00114D2E">
      <w:pPr>
        <w:spacing w:after="120"/>
        <w:rPr>
          <w:color w:val="000000" w:themeColor="text1"/>
          <w:sz w:val="24"/>
          <w:szCs w:val="24"/>
        </w:rPr>
      </w:pPr>
      <w:r w:rsidRPr="00EC5D10">
        <w:rPr>
          <w:b/>
          <w:bCs/>
          <w:sz w:val="28"/>
          <w:szCs w:val="28"/>
        </w:rPr>
        <w:t>Answer</w:t>
      </w:r>
      <w:r w:rsidRPr="00114D2E">
        <w:rPr>
          <w:b/>
          <w:bCs/>
          <w:color w:val="000000" w:themeColor="text1"/>
          <w:sz w:val="24"/>
          <w:szCs w:val="24"/>
        </w:rPr>
        <w:t>:</w:t>
      </w:r>
      <w:r w:rsidRPr="00114D2E">
        <w:rPr>
          <w:color w:val="000000" w:themeColor="text1"/>
          <w:sz w:val="24"/>
          <w:szCs w:val="24"/>
        </w:rPr>
        <w:t xml:space="preserve"> Yes, there are </w:t>
      </w:r>
      <w:r w:rsidRPr="00EC5D10">
        <w:rPr>
          <w:color w:val="000000" w:themeColor="text1"/>
          <w:sz w:val="24"/>
          <w:szCs w:val="24"/>
        </w:rPr>
        <w:t>13</w:t>
      </w:r>
      <w:r w:rsidR="000B364D" w:rsidRPr="00EC5D10">
        <w:rPr>
          <w:color w:val="000000" w:themeColor="text1"/>
          <w:sz w:val="24"/>
          <w:szCs w:val="24"/>
        </w:rPr>
        <w:t>3</w:t>
      </w:r>
      <w:r w:rsidRPr="00EC5D10">
        <w:rPr>
          <w:color w:val="000000" w:themeColor="text1"/>
          <w:sz w:val="24"/>
          <w:szCs w:val="24"/>
        </w:rPr>
        <w:t xml:space="preserve"> duplicate booking IDs</w:t>
      </w:r>
      <w:r w:rsidRPr="00114D2E">
        <w:rPr>
          <w:color w:val="000000" w:themeColor="text1"/>
          <w:sz w:val="24"/>
          <w:szCs w:val="24"/>
        </w:rPr>
        <w:t xml:space="preserve"> in the dataset.</w:t>
      </w:r>
    </w:p>
    <w:p w14:paraId="6C8DECE8" w14:textId="63CE80EC" w:rsidR="00114D2E" w:rsidRDefault="00114D2E" w:rsidP="00114D2E">
      <w:pPr>
        <w:spacing w:after="120"/>
        <w:rPr>
          <w:color w:val="000000" w:themeColor="text1"/>
          <w:sz w:val="24"/>
          <w:szCs w:val="24"/>
        </w:rPr>
      </w:pPr>
      <w:r w:rsidRPr="00EC5D10">
        <w:rPr>
          <w:b/>
          <w:bCs/>
          <w:sz w:val="28"/>
          <w:szCs w:val="28"/>
        </w:rPr>
        <w:t>Explanation</w:t>
      </w:r>
      <w:r w:rsidRPr="00114D2E">
        <w:rPr>
          <w:b/>
          <w:bCs/>
          <w:color w:val="000000" w:themeColor="text1"/>
          <w:sz w:val="24"/>
          <w:szCs w:val="24"/>
        </w:rPr>
        <w:t>:</w:t>
      </w:r>
      <w:r w:rsidRPr="00114D2E">
        <w:rPr>
          <w:color w:val="000000" w:themeColor="text1"/>
          <w:sz w:val="24"/>
          <w:szCs w:val="24"/>
        </w:rPr>
        <w:t xml:space="preserve"> By checking the Booking ID column for repeated values, we can find duplicate entries. These duplicates mean some booking IDs appear more than once, which could be due to </w:t>
      </w:r>
      <w:r w:rsidRPr="00EC5D10">
        <w:rPr>
          <w:color w:val="000000" w:themeColor="text1"/>
          <w:sz w:val="24"/>
          <w:szCs w:val="24"/>
        </w:rPr>
        <w:t>multiple rides linked to the same booking</w:t>
      </w:r>
      <w:r w:rsidRPr="00114D2E">
        <w:rPr>
          <w:color w:val="000000" w:themeColor="text1"/>
          <w:sz w:val="24"/>
          <w:szCs w:val="24"/>
        </w:rPr>
        <w:t xml:space="preserve"> or </w:t>
      </w:r>
      <w:r w:rsidRPr="00EC5D10">
        <w:rPr>
          <w:color w:val="000000" w:themeColor="text1"/>
          <w:sz w:val="24"/>
          <w:szCs w:val="24"/>
        </w:rPr>
        <w:t>data entry errors</w:t>
      </w:r>
      <w:r w:rsidRPr="00114D2E">
        <w:rPr>
          <w:color w:val="000000" w:themeColor="text1"/>
          <w:sz w:val="24"/>
          <w:szCs w:val="24"/>
        </w:rPr>
        <w:t>.</w:t>
      </w:r>
    </w:p>
    <w:p w14:paraId="2284BDB0" w14:textId="77777777" w:rsidR="0070712F" w:rsidRPr="00AD7101" w:rsidRDefault="0070712F" w:rsidP="00114D2E">
      <w:pPr>
        <w:spacing w:after="120"/>
        <w:rPr>
          <w:b/>
          <w:bCs/>
          <w:color w:val="EE0000"/>
          <w:sz w:val="28"/>
          <w:szCs w:val="28"/>
        </w:rPr>
      </w:pPr>
    </w:p>
    <w:p w14:paraId="63C20A95" w14:textId="0AB8B2E9" w:rsidR="0070712F" w:rsidRPr="00AD7101" w:rsidRDefault="0070712F" w:rsidP="00114D2E">
      <w:pPr>
        <w:spacing w:after="120"/>
        <w:rPr>
          <w:b/>
          <w:bCs/>
          <w:color w:val="EE0000"/>
          <w:sz w:val="28"/>
          <w:szCs w:val="28"/>
        </w:rPr>
      </w:pPr>
      <w:r w:rsidRPr="00AD7101">
        <w:rPr>
          <w:b/>
          <w:bCs/>
          <w:color w:val="EE0000"/>
          <w:sz w:val="28"/>
          <w:szCs w:val="28"/>
        </w:rPr>
        <w:t>U16</w:t>
      </w:r>
      <w:r w:rsidR="00A80449" w:rsidRPr="00AD7101">
        <w:rPr>
          <w:b/>
          <w:bCs/>
          <w:color w:val="EE0000"/>
          <w:sz w:val="28"/>
          <w:szCs w:val="28"/>
        </w:rPr>
        <w:t xml:space="preserve">] </w:t>
      </w:r>
      <w:r w:rsidRPr="00AD7101">
        <w:rPr>
          <w:b/>
          <w:bCs/>
          <w:color w:val="EE0000"/>
          <w:sz w:val="28"/>
          <w:szCs w:val="28"/>
        </w:rPr>
        <w:t>What is the data type of Booking ID?</w:t>
      </w:r>
    </w:p>
    <w:p w14:paraId="51BDA2BF" w14:textId="77777777" w:rsidR="00040F60" w:rsidRPr="00040F60" w:rsidRDefault="00040F60" w:rsidP="00040F60">
      <w:pPr>
        <w:spacing w:after="120"/>
        <w:rPr>
          <w:color w:val="000000" w:themeColor="text1"/>
          <w:sz w:val="24"/>
          <w:szCs w:val="24"/>
        </w:rPr>
      </w:pPr>
      <w:r w:rsidRPr="00EC5D10">
        <w:rPr>
          <w:b/>
          <w:bCs/>
          <w:sz w:val="28"/>
          <w:szCs w:val="28"/>
        </w:rPr>
        <w:t>Answer</w:t>
      </w:r>
      <w:r w:rsidRPr="00040F60">
        <w:rPr>
          <w:b/>
          <w:bCs/>
          <w:color w:val="000000" w:themeColor="text1"/>
          <w:sz w:val="24"/>
          <w:szCs w:val="24"/>
        </w:rPr>
        <w:t>:</w:t>
      </w:r>
      <w:r w:rsidRPr="00040F60">
        <w:rPr>
          <w:color w:val="000000" w:themeColor="text1"/>
          <w:sz w:val="24"/>
          <w:szCs w:val="24"/>
        </w:rPr>
        <w:t xml:space="preserve"> The data type of </w:t>
      </w:r>
      <w:r w:rsidRPr="00EC5D10">
        <w:rPr>
          <w:color w:val="000000" w:themeColor="text1"/>
          <w:sz w:val="24"/>
          <w:szCs w:val="24"/>
        </w:rPr>
        <w:t>Booking ID</w:t>
      </w:r>
      <w:r w:rsidRPr="00040F60">
        <w:rPr>
          <w:color w:val="000000" w:themeColor="text1"/>
          <w:sz w:val="24"/>
          <w:szCs w:val="24"/>
        </w:rPr>
        <w:t xml:space="preserve"> is </w:t>
      </w:r>
      <w:r w:rsidRPr="00EC5D10">
        <w:rPr>
          <w:color w:val="000000" w:themeColor="text1"/>
          <w:sz w:val="24"/>
          <w:szCs w:val="24"/>
        </w:rPr>
        <w:t>object (string)</w:t>
      </w:r>
      <w:r w:rsidRPr="00040F60">
        <w:rPr>
          <w:color w:val="000000" w:themeColor="text1"/>
          <w:sz w:val="24"/>
          <w:szCs w:val="24"/>
        </w:rPr>
        <w:t>.</w:t>
      </w:r>
    </w:p>
    <w:p w14:paraId="73195B77" w14:textId="48BF5437" w:rsidR="00040F60" w:rsidRDefault="00040F60" w:rsidP="00040F60">
      <w:pPr>
        <w:spacing w:after="120"/>
        <w:rPr>
          <w:color w:val="000000" w:themeColor="text1"/>
          <w:sz w:val="24"/>
          <w:szCs w:val="24"/>
        </w:rPr>
      </w:pPr>
      <w:r w:rsidRPr="00EC5D10">
        <w:rPr>
          <w:b/>
          <w:bCs/>
          <w:sz w:val="28"/>
          <w:szCs w:val="28"/>
        </w:rPr>
        <w:t>Explanation</w:t>
      </w:r>
      <w:r w:rsidRPr="00040F60">
        <w:rPr>
          <w:b/>
          <w:bCs/>
          <w:color w:val="000000" w:themeColor="text1"/>
          <w:sz w:val="24"/>
          <w:szCs w:val="24"/>
        </w:rPr>
        <w:t>:</w:t>
      </w:r>
      <w:r w:rsidRPr="00040F60">
        <w:rPr>
          <w:color w:val="000000" w:themeColor="text1"/>
          <w:sz w:val="24"/>
          <w:szCs w:val="24"/>
        </w:rPr>
        <w:t xml:space="preserve"> In the dataset, Booking IDs are stored as text values (like </w:t>
      </w:r>
      <w:r w:rsidRPr="00040F60">
        <w:rPr>
          <w:i/>
          <w:iCs/>
          <w:color w:val="000000" w:themeColor="text1"/>
          <w:sz w:val="24"/>
          <w:szCs w:val="24"/>
        </w:rPr>
        <w:t>CNR3698787</w:t>
      </w:r>
      <w:r w:rsidRPr="00040F60">
        <w:rPr>
          <w:color w:val="000000" w:themeColor="text1"/>
          <w:sz w:val="24"/>
          <w:szCs w:val="24"/>
        </w:rPr>
        <w:t xml:space="preserve">) instead of numbers. This is because IDs are </w:t>
      </w:r>
      <w:r w:rsidRPr="00EC5D10">
        <w:rPr>
          <w:color w:val="000000" w:themeColor="text1"/>
          <w:sz w:val="24"/>
          <w:szCs w:val="24"/>
        </w:rPr>
        <w:t>unique identifiers</w:t>
      </w:r>
      <w:r w:rsidRPr="00040F60">
        <w:rPr>
          <w:color w:val="000000" w:themeColor="text1"/>
          <w:sz w:val="24"/>
          <w:szCs w:val="24"/>
        </w:rPr>
        <w:t xml:space="preserve"> and not meant for mathematical calculations.</w:t>
      </w:r>
    </w:p>
    <w:p w14:paraId="6173CEF6" w14:textId="77777777" w:rsidR="00521D33" w:rsidRPr="00AD7101" w:rsidRDefault="00521D33" w:rsidP="00040F60">
      <w:pPr>
        <w:spacing w:after="120"/>
        <w:rPr>
          <w:b/>
          <w:bCs/>
          <w:color w:val="EE0000"/>
          <w:sz w:val="28"/>
          <w:szCs w:val="28"/>
        </w:rPr>
      </w:pPr>
    </w:p>
    <w:p w14:paraId="161110BC" w14:textId="5104126D" w:rsidR="00521D33" w:rsidRPr="00AD7101" w:rsidRDefault="00521D33" w:rsidP="00040F60">
      <w:pPr>
        <w:spacing w:after="120"/>
        <w:rPr>
          <w:b/>
          <w:bCs/>
          <w:color w:val="EE0000"/>
          <w:sz w:val="28"/>
          <w:szCs w:val="28"/>
        </w:rPr>
      </w:pPr>
      <w:r w:rsidRPr="00AD7101">
        <w:rPr>
          <w:b/>
          <w:bCs/>
          <w:color w:val="EE0000"/>
          <w:sz w:val="28"/>
          <w:szCs w:val="28"/>
        </w:rPr>
        <w:t>U17</w:t>
      </w:r>
      <w:r w:rsidR="00A80449" w:rsidRPr="00AD7101">
        <w:rPr>
          <w:b/>
          <w:bCs/>
          <w:color w:val="EE0000"/>
          <w:sz w:val="28"/>
          <w:szCs w:val="28"/>
        </w:rPr>
        <w:t>]</w:t>
      </w:r>
      <w:r w:rsidRPr="00AD7101">
        <w:rPr>
          <w:b/>
          <w:bCs/>
          <w:color w:val="EE0000"/>
          <w:sz w:val="28"/>
          <w:szCs w:val="28"/>
        </w:rPr>
        <w:t xml:space="preserve"> What is the minimum Booking ID?</w:t>
      </w:r>
    </w:p>
    <w:p w14:paraId="04E1C965" w14:textId="07626D02" w:rsidR="00B955B1" w:rsidRPr="00AD7101" w:rsidRDefault="00B955B1" w:rsidP="00B955B1">
      <w:pPr>
        <w:spacing w:after="120"/>
        <w:rPr>
          <w:color w:val="000000" w:themeColor="text1"/>
          <w:sz w:val="24"/>
          <w:szCs w:val="24"/>
        </w:rPr>
      </w:pPr>
      <w:r w:rsidRPr="00EC5D10">
        <w:rPr>
          <w:b/>
          <w:bCs/>
          <w:sz w:val="28"/>
          <w:szCs w:val="28"/>
        </w:rPr>
        <w:t>Answer</w:t>
      </w:r>
      <w:r w:rsidRPr="00B955B1">
        <w:rPr>
          <w:b/>
          <w:bCs/>
          <w:color w:val="000000" w:themeColor="text1"/>
          <w:sz w:val="24"/>
          <w:szCs w:val="24"/>
        </w:rPr>
        <w:t>:</w:t>
      </w:r>
      <w:r w:rsidRPr="00B955B1">
        <w:rPr>
          <w:color w:val="000000" w:themeColor="text1"/>
          <w:sz w:val="24"/>
          <w:szCs w:val="24"/>
        </w:rPr>
        <w:t xml:space="preserve"> The minimum </w:t>
      </w:r>
      <w:r w:rsidRPr="00AD7101">
        <w:rPr>
          <w:color w:val="000000" w:themeColor="text1"/>
          <w:sz w:val="24"/>
          <w:szCs w:val="24"/>
        </w:rPr>
        <w:t>Booking ID</w:t>
      </w:r>
      <w:r w:rsidRPr="00B955B1">
        <w:rPr>
          <w:color w:val="000000" w:themeColor="text1"/>
          <w:sz w:val="24"/>
          <w:szCs w:val="24"/>
        </w:rPr>
        <w:t xml:space="preserve"> is </w:t>
      </w:r>
      <w:r w:rsidRPr="00AD7101">
        <w:rPr>
          <w:color w:val="000000" w:themeColor="text1"/>
          <w:sz w:val="24"/>
          <w:szCs w:val="24"/>
        </w:rPr>
        <w:t>'CNR0000000'</w:t>
      </w:r>
    </w:p>
    <w:p w14:paraId="64F7E08F" w14:textId="193D5DC3" w:rsidR="00B955B1" w:rsidRDefault="00B955B1" w:rsidP="00B955B1">
      <w:pPr>
        <w:spacing w:after="120"/>
        <w:rPr>
          <w:color w:val="000000" w:themeColor="text1"/>
          <w:sz w:val="24"/>
          <w:szCs w:val="24"/>
        </w:rPr>
      </w:pPr>
      <w:r w:rsidRPr="00EC5D10">
        <w:rPr>
          <w:b/>
          <w:bCs/>
          <w:sz w:val="28"/>
          <w:szCs w:val="28"/>
        </w:rPr>
        <w:t>Explanation</w:t>
      </w:r>
      <w:r w:rsidRPr="00B955B1">
        <w:rPr>
          <w:b/>
          <w:bCs/>
          <w:color w:val="000000" w:themeColor="text1"/>
          <w:sz w:val="24"/>
          <w:szCs w:val="24"/>
        </w:rPr>
        <w:t>:</w:t>
      </w:r>
      <w:r w:rsidRPr="00B955B1">
        <w:rPr>
          <w:color w:val="000000" w:themeColor="text1"/>
          <w:sz w:val="24"/>
          <w:szCs w:val="24"/>
        </w:rPr>
        <w:t xml:space="preserve"> By checking the Booking ID column and finding the smallest value alphabetically, we get the minimum Booking ID. Since these are stored as text, the minimum is based on </w:t>
      </w:r>
      <w:r w:rsidRPr="00AD7101">
        <w:rPr>
          <w:color w:val="000000" w:themeColor="text1"/>
          <w:sz w:val="24"/>
          <w:szCs w:val="24"/>
        </w:rPr>
        <w:t>lexicographic (A–Z, 0–9) order</w:t>
      </w:r>
      <w:r w:rsidRPr="00B955B1">
        <w:rPr>
          <w:color w:val="000000" w:themeColor="text1"/>
          <w:sz w:val="24"/>
          <w:szCs w:val="24"/>
        </w:rPr>
        <w:t>, not on ride sequence.</w:t>
      </w:r>
    </w:p>
    <w:p w14:paraId="269C90EB" w14:textId="77777777" w:rsidR="00B955B1" w:rsidRDefault="00B955B1" w:rsidP="00B955B1">
      <w:pPr>
        <w:spacing w:after="120"/>
        <w:rPr>
          <w:color w:val="000000" w:themeColor="text1"/>
          <w:sz w:val="24"/>
          <w:szCs w:val="24"/>
        </w:rPr>
      </w:pPr>
    </w:p>
    <w:p w14:paraId="72266AA0" w14:textId="22598F5E" w:rsidR="00B955B1" w:rsidRPr="00AD7101" w:rsidRDefault="00A80449" w:rsidP="00B955B1">
      <w:pPr>
        <w:spacing w:after="120"/>
        <w:rPr>
          <w:b/>
          <w:bCs/>
          <w:color w:val="EE0000"/>
          <w:sz w:val="28"/>
          <w:szCs w:val="28"/>
        </w:rPr>
      </w:pPr>
      <w:r w:rsidRPr="00AD7101">
        <w:rPr>
          <w:b/>
          <w:bCs/>
          <w:color w:val="EE0000"/>
          <w:sz w:val="28"/>
          <w:szCs w:val="28"/>
        </w:rPr>
        <w:t>U18] What is the maximum Booking ID?</w:t>
      </w:r>
    </w:p>
    <w:p w14:paraId="084F5615" w14:textId="77777777" w:rsidR="00022911" w:rsidRPr="00022911" w:rsidRDefault="009B123A" w:rsidP="00022911">
      <w:pPr>
        <w:spacing w:after="120"/>
        <w:rPr>
          <w:b/>
          <w:bCs/>
          <w:color w:val="000000" w:themeColor="text1"/>
          <w:sz w:val="24"/>
          <w:szCs w:val="24"/>
        </w:rPr>
      </w:pPr>
      <w:r w:rsidRPr="00EC5D10">
        <w:rPr>
          <w:b/>
          <w:bCs/>
          <w:sz w:val="28"/>
          <w:szCs w:val="28"/>
        </w:rPr>
        <w:t>Answer</w:t>
      </w:r>
      <w:r w:rsidRPr="009B123A">
        <w:rPr>
          <w:b/>
          <w:bCs/>
          <w:color w:val="000000" w:themeColor="text1"/>
          <w:sz w:val="24"/>
          <w:szCs w:val="24"/>
        </w:rPr>
        <w:t>:</w:t>
      </w:r>
      <w:r w:rsidRPr="009B123A">
        <w:rPr>
          <w:color w:val="000000" w:themeColor="text1"/>
          <w:sz w:val="24"/>
          <w:szCs w:val="24"/>
        </w:rPr>
        <w:t xml:space="preserve"> The maximum </w:t>
      </w:r>
      <w:r w:rsidRPr="00AD7101">
        <w:rPr>
          <w:color w:val="000000" w:themeColor="text1"/>
          <w:sz w:val="24"/>
          <w:szCs w:val="24"/>
        </w:rPr>
        <w:t>Booking ID</w:t>
      </w:r>
      <w:r w:rsidRPr="009B123A">
        <w:rPr>
          <w:color w:val="000000" w:themeColor="text1"/>
          <w:sz w:val="24"/>
          <w:szCs w:val="24"/>
        </w:rPr>
        <w:t xml:space="preserve"> is </w:t>
      </w:r>
      <w:r w:rsidR="00022911" w:rsidRPr="00AD7101">
        <w:rPr>
          <w:color w:val="000000" w:themeColor="text1"/>
          <w:sz w:val="24"/>
          <w:szCs w:val="24"/>
        </w:rPr>
        <w:t>'CNR9999522'</w:t>
      </w:r>
    </w:p>
    <w:p w14:paraId="355D6BBB" w14:textId="211ABCCD" w:rsidR="009B123A" w:rsidRDefault="009B123A" w:rsidP="009B123A">
      <w:pPr>
        <w:spacing w:after="120"/>
        <w:rPr>
          <w:color w:val="000000" w:themeColor="text1"/>
          <w:sz w:val="24"/>
          <w:szCs w:val="24"/>
        </w:rPr>
      </w:pPr>
      <w:r w:rsidRPr="00EC5D10">
        <w:rPr>
          <w:b/>
          <w:bCs/>
          <w:sz w:val="28"/>
          <w:szCs w:val="28"/>
        </w:rPr>
        <w:t>Explanation</w:t>
      </w:r>
      <w:r w:rsidRPr="009B123A">
        <w:rPr>
          <w:b/>
          <w:bCs/>
          <w:color w:val="000000" w:themeColor="text1"/>
          <w:sz w:val="24"/>
          <w:szCs w:val="24"/>
        </w:rPr>
        <w:t>:</w:t>
      </w:r>
      <w:r w:rsidRPr="009B123A">
        <w:rPr>
          <w:color w:val="000000" w:themeColor="text1"/>
          <w:sz w:val="24"/>
          <w:szCs w:val="24"/>
        </w:rPr>
        <w:t xml:space="preserve"> By checking the Booking ID column and finding the largest value alphabetically, we get the maximum Booking ID. Since IDs are stored as text, the maximum is chosen based on </w:t>
      </w:r>
      <w:r w:rsidRPr="00AD7101">
        <w:rPr>
          <w:color w:val="000000" w:themeColor="text1"/>
          <w:sz w:val="24"/>
          <w:szCs w:val="24"/>
        </w:rPr>
        <w:t>lexicographic order</w:t>
      </w:r>
      <w:r w:rsidRPr="009B123A">
        <w:rPr>
          <w:color w:val="000000" w:themeColor="text1"/>
          <w:sz w:val="24"/>
          <w:szCs w:val="24"/>
        </w:rPr>
        <w:t>, not the actual booking sequence</w:t>
      </w:r>
    </w:p>
    <w:p w14:paraId="36748DF8" w14:textId="77777777" w:rsidR="00022911" w:rsidRPr="00AD7101" w:rsidRDefault="00022911" w:rsidP="009B123A">
      <w:pPr>
        <w:spacing w:after="120"/>
        <w:rPr>
          <w:b/>
          <w:bCs/>
          <w:color w:val="EE0000"/>
          <w:sz w:val="28"/>
          <w:szCs w:val="28"/>
        </w:rPr>
      </w:pPr>
    </w:p>
    <w:p w14:paraId="6866BA22" w14:textId="43F8DC9F" w:rsidR="00022911" w:rsidRPr="00AD7101" w:rsidRDefault="00292B89" w:rsidP="009B123A">
      <w:pPr>
        <w:spacing w:after="120"/>
        <w:rPr>
          <w:b/>
          <w:bCs/>
          <w:color w:val="EE0000"/>
          <w:sz w:val="28"/>
          <w:szCs w:val="28"/>
        </w:rPr>
      </w:pPr>
      <w:r w:rsidRPr="00AD7101">
        <w:rPr>
          <w:b/>
          <w:bCs/>
          <w:color w:val="EE0000"/>
          <w:sz w:val="28"/>
          <w:szCs w:val="28"/>
        </w:rPr>
        <w:t>U19] Do booking IDs follow a continuous sequence?</w:t>
      </w:r>
    </w:p>
    <w:p w14:paraId="5B8423F6" w14:textId="77777777" w:rsidR="009B374A" w:rsidRPr="009B374A" w:rsidRDefault="009B374A" w:rsidP="009B374A">
      <w:pPr>
        <w:spacing w:after="120"/>
        <w:rPr>
          <w:color w:val="000000" w:themeColor="text1"/>
          <w:sz w:val="24"/>
          <w:szCs w:val="24"/>
        </w:rPr>
      </w:pPr>
      <w:r w:rsidRPr="00EC5D10">
        <w:rPr>
          <w:b/>
          <w:bCs/>
          <w:sz w:val="28"/>
          <w:szCs w:val="28"/>
        </w:rPr>
        <w:t>Answer</w:t>
      </w:r>
      <w:r w:rsidRPr="009B374A">
        <w:rPr>
          <w:b/>
          <w:bCs/>
          <w:color w:val="000000" w:themeColor="text1"/>
          <w:sz w:val="24"/>
          <w:szCs w:val="24"/>
        </w:rPr>
        <w:t>:</w:t>
      </w:r>
      <w:r w:rsidRPr="009B374A">
        <w:rPr>
          <w:color w:val="000000" w:themeColor="text1"/>
          <w:sz w:val="24"/>
          <w:szCs w:val="24"/>
        </w:rPr>
        <w:t xml:space="preserve"> No, the </w:t>
      </w:r>
      <w:r w:rsidRPr="00AD7101">
        <w:rPr>
          <w:color w:val="000000" w:themeColor="text1"/>
          <w:sz w:val="24"/>
          <w:szCs w:val="24"/>
        </w:rPr>
        <w:t>Booking IDs do not follow a continuous sequence</w:t>
      </w:r>
      <w:r w:rsidRPr="009B374A">
        <w:rPr>
          <w:color w:val="000000" w:themeColor="text1"/>
          <w:sz w:val="24"/>
          <w:szCs w:val="24"/>
        </w:rPr>
        <w:t>.</w:t>
      </w:r>
    </w:p>
    <w:p w14:paraId="77648C06" w14:textId="74C4949E" w:rsidR="009B374A" w:rsidRDefault="009B374A" w:rsidP="009B374A">
      <w:pPr>
        <w:spacing w:after="120"/>
        <w:rPr>
          <w:color w:val="000000" w:themeColor="text1"/>
          <w:sz w:val="24"/>
          <w:szCs w:val="24"/>
        </w:rPr>
      </w:pPr>
      <w:r w:rsidRPr="00EC5D10">
        <w:rPr>
          <w:b/>
          <w:bCs/>
          <w:sz w:val="28"/>
          <w:szCs w:val="28"/>
        </w:rPr>
        <w:t>Explanation</w:t>
      </w:r>
      <w:r w:rsidRPr="009B374A">
        <w:rPr>
          <w:b/>
          <w:bCs/>
          <w:color w:val="000000" w:themeColor="text1"/>
          <w:sz w:val="24"/>
          <w:szCs w:val="24"/>
        </w:rPr>
        <w:t>:</w:t>
      </w:r>
      <w:r w:rsidRPr="009B374A">
        <w:rPr>
          <w:color w:val="000000" w:themeColor="text1"/>
          <w:sz w:val="24"/>
          <w:szCs w:val="24"/>
        </w:rPr>
        <w:t xml:space="preserve"> When we sort the Booking ID column, there are gaps between the numbers. This shows that IDs are not assigned in a strict order but are likely generated by the system in a way that allows </w:t>
      </w:r>
      <w:r w:rsidRPr="00AD7101">
        <w:rPr>
          <w:color w:val="000000" w:themeColor="text1"/>
          <w:sz w:val="24"/>
          <w:szCs w:val="24"/>
        </w:rPr>
        <w:t>skipping or random assignment</w:t>
      </w:r>
      <w:r w:rsidRPr="009B374A">
        <w:rPr>
          <w:color w:val="000000" w:themeColor="text1"/>
          <w:sz w:val="24"/>
          <w:szCs w:val="24"/>
        </w:rPr>
        <w:t>, which is common in real-world booking systems.</w:t>
      </w:r>
    </w:p>
    <w:p w14:paraId="16225DDC" w14:textId="77777777" w:rsidR="009B374A" w:rsidRDefault="009B374A" w:rsidP="009B374A">
      <w:pPr>
        <w:spacing w:after="120"/>
        <w:rPr>
          <w:color w:val="000000" w:themeColor="text1"/>
          <w:sz w:val="24"/>
          <w:szCs w:val="24"/>
        </w:rPr>
      </w:pPr>
    </w:p>
    <w:p w14:paraId="6503FB5D" w14:textId="6270BAE7" w:rsidR="009B374A" w:rsidRPr="00AD7101" w:rsidRDefault="007D4F39" w:rsidP="009B374A">
      <w:pPr>
        <w:spacing w:after="120"/>
        <w:rPr>
          <w:b/>
          <w:bCs/>
          <w:color w:val="EE0000"/>
          <w:sz w:val="28"/>
          <w:szCs w:val="28"/>
        </w:rPr>
      </w:pPr>
      <w:r w:rsidRPr="00AD7101">
        <w:rPr>
          <w:b/>
          <w:bCs/>
          <w:color w:val="EE0000"/>
          <w:sz w:val="28"/>
          <w:szCs w:val="28"/>
        </w:rPr>
        <w:t>U20]</w:t>
      </w:r>
      <w:r w:rsidR="00EC5D10">
        <w:rPr>
          <w:b/>
          <w:bCs/>
          <w:color w:val="EE0000"/>
          <w:sz w:val="28"/>
          <w:szCs w:val="28"/>
        </w:rPr>
        <w:t xml:space="preserve"> </w:t>
      </w:r>
      <w:r w:rsidRPr="00AD7101">
        <w:rPr>
          <w:b/>
          <w:bCs/>
          <w:color w:val="EE0000"/>
          <w:sz w:val="28"/>
          <w:szCs w:val="28"/>
        </w:rPr>
        <w:t>How many booking IDs contain only numbers?</w:t>
      </w:r>
    </w:p>
    <w:p w14:paraId="766CDB21" w14:textId="77777777" w:rsidR="00444018" w:rsidRPr="00444018" w:rsidRDefault="00444018" w:rsidP="00444018">
      <w:pPr>
        <w:spacing w:after="120"/>
        <w:rPr>
          <w:color w:val="000000" w:themeColor="text1"/>
          <w:sz w:val="24"/>
          <w:szCs w:val="24"/>
        </w:rPr>
      </w:pPr>
      <w:r w:rsidRPr="00EC5D10">
        <w:rPr>
          <w:b/>
          <w:bCs/>
          <w:sz w:val="28"/>
          <w:szCs w:val="28"/>
        </w:rPr>
        <w:lastRenderedPageBreak/>
        <w:t>Answer</w:t>
      </w:r>
      <w:r w:rsidRPr="00444018">
        <w:rPr>
          <w:b/>
          <w:bCs/>
          <w:color w:val="000000" w:themeColor="text1"/>
          <w:sz w:val="24"/>
          <w:szCs w:val="24"/>
        </w:rPr>
        <w:t>:</w:t>
      </w:r>
      <w:r w:rsidRPr="00444018">
        <w:rPr>
          <w:color w:val="000000" w:themeColor="text1"/>
          <w:sz w:val="24"/>
          <w:szCs w:val="24"/>
        </w:rPr>
        <w:t xml:space="preserve"> There are </w:t>
      </w:r>
      <w:r w:rsidRPr="00AD7101">
        <w:rPr>
          <w:color w:val="000000" w:themeColor="text1"/>
          <w:sz w:val="24"/>
          <w:szCs w:val="24"/>
        </w:rPr>
        <w:t>0 booking IDs</w:t>
      </w:r>
      <w:r w:rsidRPr="00444018">
        <w:rPr>
          <w:color w:val="000000" w:themeColor="text1"/>
          <w:sz w:val="24"/>
          <w:szCs w:val="24"/>
        </w:rPr>
        <w:t xml:space="preserve"> that contain only numbers.</w:t>
      </w:r>
    </w:p>
    <w:p w14:paraId="491F822A" w14:textId="76E1CCC2" w:rsidR="00444018" w:rsidRPr="00AD7101" w:rsidRDefault="00444018" w:rsidP="00444018">
      <w:pPr>
        <w:spacing w:after="120"/>
        <w:rPr>
          <w:color w:val="000000" w:themeColor="text1"/>
          <w:sz w:val="24"/>
          <w:szCs w:val="24"/>
        </w:rPr>
      </w:pPr>
      <w:r w:rsidRPr="00EC5D10">
        <w:rPr>
          <w:b/>
          <w:bCs/>
          <w:sz w:val="28"/>
          <w:szCs w:val="28"/>
        </w:rPr>
        <w:t>Explanation</w:t>
      </w:r>
      <w:r w:rsidRPr="00444018">
        <w:rPr>
          <w:b/>
          <w:bCs/>
          <w:color w:val="000000" w:themeColor="text1"/>
          <w:sz w:val="24"/>
          <w:szCs w:val="24"/>
        </w:rPr>
        <w:t>:</w:t>
      </w:r>
      <w:r w:rsidRPr="00444018">
        <w:rPr>
          <w:color w:val="000000" w:themeColor="text1"/>
          <w:sz w:val="24"/>
          <w:szCs w:val="24"/>
        </w:rPr>
        <w:t xml:space="preserve"> </w:t>
      </w:r>
      <w:r w:rsidRPr="00AD7101">
        <w:rPr>
          <w:color w:val="000000" w:themeColor="text1"/>
          <w:sz w:val="24"/>
          <w:szCs w:val="24"/>
        </w:rPr>
        <w:t>All booking IDs in the dataset start with a prefix like “CNR” followed by digits. Since none of them are purely numeric, the count of booking IDs with only numbers is zero.</w:t>
      </w:r>
    </w:p>
    <w:p w14:paraId="299B2F29" w14:textId="77777777" w:rsidR="009A7029" w:rsidRPr="00AD7101" w:rsidRDefault="009A7029" w:rsidP="009B374A">
      <w:pPr>
        <w:spacing w:after="120"/>
        <w:rPr>
          <w:color w:val="000000" w:themeColor="text1"/>
          <w:sz w:val="24"/>
          <w:szCs w:val="24"/>
        </w:rPr>
      </w:pPr>
    </w:p>
    <w:p w14:paraId="107A027A" w14:textId="09CD7200" w:rsidR="007D4F39" w:rsidRPr="00EC5D10" w:rsidRDefault="009A7029" w:rsidP="009B374A">
      <w:pPr>
        <w:spacing w:after="120"/>
        <w:rPr>
          <w:b/>
          <w:bCs/>
          <w:color w:val="EE0000"/>
          <w:sz w:val="28"/>
          <w:szCs w:val="28"/>
        </w:rPr>
      </w:pPr>
      <w:r w:rsidRPr="00EC5D10">
        <w:rPr>
          <w:b/>
          <w:bCs/>
          <w:color w:val="EE0000"/>
          <w:sz w:val="28"/>
          <w:szCs w:val="28"/>
        </w:rPr>
        <w:t>U21] Find the first 5 booking IDs.</w:t>
      </w:r>
    </w:p>
    <w:p w14:paraId="075BBCD7" w14:textId="7202D665" w:rsidR="006371A1" w:rsidRPr="00EC5D10" w:rsidRDefault="006371A1" w:rsidP="006371A1">
      <w:pPr>
        <w:spacing w:after="120"/>
        <w:rPr>
          <w:color w:val="000000" w:themeColor="text1"/>
          <w:sz w:val="24"/>
          <w:szCs w:val="24"/>
        </w:rPr>
      </w:pPr>
      <w:r w:rsidRPr="004B1CA4">
        <w:rPr>
          <w:b/>
          <w:bCs/>
          <w:color w:val="000000" w:themeColor="text1"/>
          <w:sz w:val="28"/>
          <w:szCs w:val="28"/>
        </w:rPr>
        <w:t>Answer</w:t>
      </w:r>
      <w:r w:rsidRPr="006371A1">
        <w:rPr>
          <w:b/>
          <w:bCs/>
          <w:color w:val="000000" w:themeColor="text1"/>
          <w:sz w:val="24"/>
          <w:szCs w:val="24"/>
        </w:rPr>
        <w:t>:</w:t>
      </w:r>
      <w:r w:rsidRPr="006371A1">
        <w:rPr>
          <w:color w:val="000000" w:themeColor="text1"/>
          <w:sz w:val="24"/>
          <w:szCs w:val="24"/>
        </w:rPr>
        <w:t xml:space="preserve"> The first 5 booking IDs are:</w:t>
      </w:r>
      <w:r w:rsidRPr="006371A1">
        <w:rPr>
          <w:color w:val="000000" w:themeColor="text1"/>
          <w:sz w:val="24"/>
          <w:szCs w:val="24"/>
        </w:rPr>
        <w:br/>
      </w:r>
      <w:r w:rsidRPr="00447D94">
        <w:rPr>
          <w:color w:val="000000" w:themeColor="text1"/>
          <w:sz w:val="24"/>
          <w:szCs w:val="24"/>
        </w:rPr>
        <w:t xml:space="preserve">1  </w:t>
      </w:r>
      <w:r w:rsidRPr="006371A1">
        <w:rPr>
          <w:b/>
          <w:bCs/>
          <w:color w:val="000000" w:themeColor="text1"/>
          <w:sz w:val="24"/>
          <w:szCs w:val="24"/>
        </w:rPr>
        <w:t xml:space="preserve">  </w:t>
      </w:r>
      <w:r w:rsidRPr="00EC5D10">
        <w:rPr>
          <w:color w:val="000000" w:themeColor="text1"/>
          <w:sz w:val="24"/>
          <w:szCs w:val="24"/>
        </w:rPr>
        <w:t>CNR1721175</w:t>
      </w:r>
    </w:p>
    <w:p w14:paraId="65682958" w14:textId="63E2CE98" w:rsidR="006371A1" w:rsidRPr="00EC5D10" w:rsidRDefault="006371A1" w:rsidP="006371A1">
      <w:pPr>
        <w:spacing w:after="120"/>
        <w:rPr>
          <w:color w:val="000000" w:themeColor="text1"/>
          <w:sz w:val="24"/>
          <w:szCs w:val="24"/>
        </w:rPr>
      </w:pPr>
      <w:r w:rsidRPr="00EC5D10">
        <w:rPr>
          <w:color w:val="000000" w:themeColor="text1"/>
          <w:sz w:val="24"/>
          <w:szCs w:val="24"/>
        </w:rPr>
        <w:t>2    CNR2871422</w:t>
      </w:r>
    </w:p>
    <w:p w14:paraId="6806F95F" w14:textId="5540A764" w:rsidR="006371A1" w:rsidRPr="006371A1" w:rsidRDefault="006371A1" w:rsidP="006371A1">
      <w:pPr>
        <w:spacing w:after="120"/>
        <w:rPr>
          <w:b/>
          <w:bCs/>
          <w:color w:val="000000" w:themeColor="text1"/>
          <w:sz w:val="24"/>
          <w:szCs w:val="24"/>
        </w:rPr>
      </w:pPr>
      <w:r w:rsidRPr="00EC5D10">
        <w:rPr>
          <w:color w:val="000000" w:themeColor="text1"/>
          <w:sz w:val="24"/>
          <w:szCs w:val="24"/>
        </w:rPr>
        <w:t>3    CNR6875935</w:t>
      </w:r>
    </w:p>
    <w:p w14:paraId="6E999AA2" w14:textId="5CC5407A" w:rsidR="006371A1" w:rsidRPr="004B1CA4" w:rsidRDefault="006371A1" w:rsidP="006371A1">
      <w:pPr>
        <w:spacing w:after="120"/>
        <w:rPr>
          <w:color w:val="000000" w:themeColor="text1"/>
          <w:sz w:val="24"/>
          <w:szCs w:val="24"/>
        </w:rPr>
      </w:pPr>
      <w:r w:rsidRPr="004B1CA4">
        <w:rPr>
          <w:color w:val="000000" w:themeColor="text1"/>
          <w:sz w:val="24"/>
          <w:szCs w:val="24"/>
        </w:rPr>
        <w:t>4    CNR6798834</w:t>
      </w:r>
    </w:p>
    <w:p w14:paraId="15CE32FD" w14:textId="4EC96B52" w:rsidR="006371A1" w:rsidRPr="004B1CA4" w:rsidRDefault="006371A1" w:rsidP="006371A1">
      <w:pPr>
        <w:spacing w:after="120"/>
        <w:rPr>
          <w:color w:val="000000" w:themeColor="text1"/>
          <w:sz w:val="24"/>
          <w:szCs w:val="24"/>
        </w:rPr>
      </w:pPr>
      <w:r w:rsidRPr="004B1CA4">
        <w:rPr>
          <w:color w:val="000000" w:themeColor="text1"/>
          <w:sz w:val="24"/>
          <w:szCs w:val="24"/>
        </w:rPr>
        <w:t>5    CNR9661713</w:t>
      </w:r>
    </w:p>
    <w:p w14:paraId="79CBD043" w14:textId="2286CA63" w:rsidR="006371A1" w:rsidRPr="006371A1" w:rsidRDefault="006371A1" w:rsidP="006371A1">
      <w:pPr>
        <w:spacing w:after="120"/>
        <w:rPr>
          <w:color w:val="000000" w:themeColor="text1"/>
          <w:sz w:val="24"/>
          <w:szCs w:val="24"/>
        </w:rPr>
      </w:pPr>
    </w:p>
    <w:p w14:paraId="1B0191C7" w14:textId="23B4997B" w:rsidR="006371A1" w:rsidRDefault="006371A1" w:rsidP="006371A1">
      <w:pPr>
        <w:spacing w:after="120"/>
        <w:rPr>
          <w:color w:val="000000" w:themeColor="text1"/>
          <w:sz w:val="24"/>
          <w:szCs w:val="24"/>
        </w:rPr>
      </w:pPr>
      <w:r w:rsidRPr="006371A1">
        <w:rPr>
          <w:b/>
          <w:bCs/>
          <w:color w:val="000000" w:themeColor="text1"/>
          <w:sz w:val="24"/>
          <w:szCs w:val="24"/>
        </w:rPr>
        <w:t>Explanation:</w:t>
      </w:r>
      <w:r w:rsidRPr="006371A1">
        <w:rPr>
          <w:color w:val="000000" w:themeColor="text1"/>
          <w:sz w:val="24"/>
          <w:szCs w:val="24"/>
        </w:rPr>
        <w:t xml:space="preserve"> By displaying the first 5 values from the Booking ID column, we can see the earliest entries in the dataset. This helps us quickly check the </w:t>
      </w:r>
      <w:r w:rsidRPr="004B1CA4">
        <w:rPr>
          <w:color w:val="000000" w:themeColor="text1"/>
          <w:sz w:val="24"/>
          <w:szCs w:val="24"/>
        </w:rPr>
        <w:t>format and pattern</w:t>
      </w:r>
      <w:r w:rsidRPr="006371A1">
        <w:rPr>
          <w:color w:val="000000" w:themeColor="text1"/>
          <w:sz w:val="24"/>
          <w:szCs w:val="24"/>
        </w:rPr>
        <w:t xml:space="preserve"> of booking IDs.</w:t>
      </w:r>
    </w:p>
    <w:p w14:paraId="13E768CD" w14:textId="77777777" w:rsidR="006371A1" w:rsidRDefault="006371A1" w:rsidP="006371A1">
      <w:pPr>
        <w:spacing w:after="120"/>
        <w:rPr>
          <w:color w:val="000000" w:themeColor="text1"/>
          <w:sz w:val="24"/>
          <w:szCs w:val="24"/>
        </w:rPr>
      </w:pPr>
    </w:p>
    <w:p w14:paraId="7D713603" w14:textId="3AF2A02E" w:rsidR="006371A1" w:rsidRPr="00EC5D10" w:rsidRDefault="00682F96" w:rsidP="006371A1">
      <w:pPr>
        <w:spacing w:after="120"/>
        <w:rPr>
          <w:b/>
          <w:bCs/>
          <w:color w:val="EE0000"/>
          <w:sz w:val="28"/>
          <w:szCs w:val="28"/>
        </w:rPr>
      </w:pPr>
      <w:r w:rsidRPr="00EC5D10">
        <w:rPr>
          <w:b/>
          <w:bCs/>
          <w:color w:val="EE0000"/>
          <w:sz w:val="28"/>
          <w:szCs w:val="28"/>
        </w:rPr>
        <w:t>U22] Find the last 5 booking IDs.</w:t>
      </w:r>
    </w:p>
    <w:p w14:paraId="48C87F0A" w14:textId="0A3503A8" w:rsidR="005A6D9F" w:rsidRPr="004B1CA4" w:rsidRDefault="005A6D9F" w:rsidP="005A6D9F">
      <w:pPr>
        <w:spacing w:after="120"/>
        <w:rPr>
          <w:color w:val="000000" w:themeColor="text1"/>
          <w:sz w:val="24"/>
          <w:szCs w:val="24"/>
        </w:rPr>
      </w:pPr>
      <w:r w:rsidRPr="005A6D9F">
        <w:rPr>
          <w:b/>
          <w:bCs/>
          <w:color w:val="000000" w:themeColor="text1"/>
          <w:sz w:val="24"/>
          <w:szCs w:val="24"/>
        </w:rPr>
        <w:t>Answer:</w:t>
      </w:r>
      <w:r w:rsidRPr="005A6D9F">
        <w:rPr>
          <w:color w:val="000000" w:themeColor="text1"/>
          <w:sz w:val="24"/>
          <w:szCs w:val="24"/>
        </w:rPr>
        <w:t xml:space="preserve"> The last 5 booking IDs are:</w:t>
      </w:r>
      <w:r w:rsidRPr="005A6D9F">
        <w:rPr>
          <w:color w:val="000000" w:themeColor="text1"/>
          <w:sz w:val="24"/>
          <w:szCs w:val="24"/>
        </w:rPr>
        <w:br/>
      </w:r>
      <w:r w:rsidRPr="004B1CA4">
        <w:rPr>
          <w:color w:val="000000" w:themeColor="text1"/>
          <w:sz w:val="24"/>
          <w:szCs w:val="24"/>
        </w:rPr>
        <w:t xml:space="preserve"> 1     CNR7299340</w:t>
      </w:r>
    </w:p>
    <w:p w14:paraId="4EBE858A" w14:textId="26064D38" w:rsidR="005A6D9F" w:rsidRPr="004B1CA4" w:rsidRDefault="005A6D9F" w:rsidP="005A6D9F">
      <w:pPr>
        <w:spacing w:after="120"/>
        <w:rPr>
          <w:color w:val="000000" w:themeColor="text1"/>
          <w:sz w:val="24"/>
          <w:szCs w:val="24"/>
        </w:rPr>
      </w:pPr>
      <w:r w:rsidRPr="004B1CA4">
        <w:rPr>
          <w:color w:val="000000" w:themeColor="text1"/>
          <w:sz w:val="24"/>
          <w:szCs w:val="24"/>
        </w:rPr>
        <w:t>2    CNR0378586</w:t>
      </w:r>
    </w:p>
    <w:p w14:paraId="7E15CFFA" w14:textId="469281BE" w:rsidR="005A6D9F" w:rsidRPr="004B1CA4" w:rsidRDefault="005A6D9F" w:rsidP="005A6D9F">
      <w:pPr>
        <w:spacing w:after="120"/>
        <w:rPr>
          <w:color w:val="000000" w:themeColor="text1"/>
          <w:sz w:val="24"/>
          <w:szCs w:val="24"/>
        </w:rPr>
      </w:pPr>
      <w:r w:rsidRPr="004B1CA4">
        <w:rPr>
          <w:color w:val="000000" w:themeColor="text1"/>
          <w:sz w:val="24"/>
          <w:szCs w:val="24"/>
        </w:rPr>
        <w:t>3    CNR2461856</w:t>
      </w:r>
    </w:p>
    <w:p w14:paraId="25D8A9A6" w14:textId="012DE4EB" w:rsidR="005A6D9F" w:rsidRPr="004B1CA4" w:rsidRDefault="005A6D9F" w:rsidP="005A6D9F">
      <w:pPr>
        <w:spacing w:after="120"/>
        <w:rPr>
          <w:color w:val="000000" w:themeColor="text1"/>
          <w:sz w:val="24"/>
          <w:szCs w:val="24"/>
        </w:rPr>
      </w:pPr>
      <w:r w:rsidRPr="004B1CA4">
        <w:rPr>
          <w:color w:val="000000" w:themeColor="text1"/>
          <w:sz w:val="24"/>
          <w:szCs w:val="24"/>
        </w:rPr>
        <w:t>4    CNR9524579</w:t>
      </w:r>
    </w:p>
    <w:p w14:paraId="03F11AA7" w14:textId="7E3DFF5A" w:rsidR="005A6D9F" w:rsidRPr="004B1CA4" w:rsidRDefault="005A6D9F" w:rsidP="005A6D9F">
      <w:pPr>
        <w:spacing w:after="120"/>
        <w:rPr>
          <w:color w:val="000000" w:themeColor="text1"/>
          <w:sz w:val="24"/>
          <w:szCs w:val="24"/>
        </w:rPr>
      </w:pPr>
      <w:r w:rsidRPr="004B1CA4">
        <w:rPr>
          <w:color w:val="000000" w:themeColor="text1"/>
          <w:sz w:val="24"/>
          <w:szCs w:val="24"/>
        </w:rPr>
        <w:t>5    CNR3698787</w:t>
      </w:r>
    </w:p>
    <w:p w14:paraId="478150E7" w14:textId="5FE03478" w:rsidR="005A6D9F" w:rsidRDefault="005A6D9F" w:rsidP="005A6D9F">
      <w:pPr>
        <w:spacing w:after="120"/>
        <w:rPr>
          <w:color w:val="000000" w:themeColor="text1"/>
          <w:sz w:val="24"/>
          <w:szCs w:val="24"/>
        </w:rPr>
      </w:pPr>
      <w:r w:rsidRPr="004B1CA4">
        <w:rPr>
          <w:b/>
          <w:bCs/>
          <w:color w:val="000000" w:themeColor="text1"/>
          <w:sz w:val="28"/>
          <w:szCs w:val="28"/>
        </w:rPr>
        <w:t>Explanation</w:t>
      </w:r>
      <w:r w:rsidRPr="005A6D9F">
        <w:rPr>
          <w:b/>
          <w:bCs/>
          <w:color w:val="000000" w:themeColor="text1"/>
          <w:sz w:val="24"/>
          <w:szCs w:val="24"/>
        </w:rPr>
        <w:t>:</w:t>
      </w:r>
      <w:r w:rsidRPr="005A6D9F">
        <w:rPr>
          <w:color w:val="000000" w:themeColor="text1"/>
          <w:sz w:val="24"/>
          <w:szCs w:val="24"/>
        </w:rPr>
        <w:t xml:space="preserve"> By checking the last 5 values from the Booking ID column, we can see the most recent entries in the dataset. This is useful for verifying the </w:t>
      </w:r>
      <w:r w:rsidRPr="004B1CA4">
        <w:rPr>
          <w:color w:val="000000" w:themeColor="text1"/>
          <w:sz w:val="24"/>
          <w:szCs w:val="24"/>
        </w:rPr>
        <w:t>ending range of booking IDs</w:t>
      </w:r>
      <w:r w:rsidRPr="005A6D9F">
        <w:rPr>
          <w:color w:val="000000" w:themeColor="text1"/>
          <w:sz w:val="24"/>
          <w:szCs w:val="24"/>
        </w:rPr>
        <w:t xml:space="preserve"> and checking consistency in their format.</w:t>
      </w:r>
    </w:p>
    <w:p w14:paraId="1EF7DCB6" w14:textId="77777777" w:rsidR="001A1EA3" w:rsidRDefault="001A1EA3" w:rsidP="005A6D9F">
      <w:pPr>
        <w:spacing w:after="120"/>
        <w:rPr>
          <w:color w:val="000000" w:themeColor="text1"/>
          <w:sz w:val="24"/>
          <w:szCs w:val="24"/>
        </w:rPr>
      </w:pPr>
    </w:p>
    <w:p w14:paraId="5A02C5C0" w14:textId="7A04D4B7" w:rsidR="001A1EA3" w:rsidRDefault="00E55F97" w:rsidP="005A6D9F">
      <w:pPr>
        <w:spacing w:after="120"/>
        <w:rPr>
          <w:color w:val="000000" w:themeColor="text1"/>
          <w:sz w:val="24"/>
          <w:szCs w:val="24"/>
        </w:rPr>
      </w:pPr>
      <w:r w:rsidRPr="00EC5D10">
        <w:rPr>
          <w:b/>
          <w:bCs/>
          <w:color w:val="EE0000"/>
          <w:sz w:val="28"/>
          <w:szCs w:val="28"/>
        </w:rPr>
        <w:t>U23] How many unique booking status are there?</w:t>
      </w:r>
    </w:p>
    <w:p w14:paraId="536CCCD2" w14:textId="1D7FAE27" w:rsidR="00452931" w:rsidRPr="00452931" w:rsidRDefault="00452931" w:rsidP="00452931">
      <w:pPr>
        <w:spacing w:after="120"/>
        <w:rPr>
          <w:color w:val="000000" w:themeColor="text1"/>
          <w:sz w:val="24"/>
          <w:szCs w:val="24"/>
        </w:rPr>
      </w:pPr>
      <w:r w:rsidRPr="004B1CA4">
        <w:rPr>
          <w:b/>
          <w:bCs/>
          <w:color w:val="000000" w:themeColor="text1"/>
          <w:sz w:val="28"/>
          <w:szCs w:val="28"/>
        </w:rPr>
        <w:t>Answer</w:t>
      </w:r>
      <w:r w:rsidRPr="00452931">
        <w:rPr>
          <w:b/>
          <w:bCs/>
          <w:color w:val="000000" w:themeColor="text1"/>
          <w:sz w:val="24"/>
          <w:szCs w:val="24"/>
        </w:rPr>
        <w:t>:</w:t>
      </w:r>
      <w:r w:rsidRPr="00452931">
        <w:rPr>
          <w:color w:val="000000" w:themeColor="text1"/>
          <w:sz w:val="24"/>
          <w:szCs w:val="24"/>
        </w:rPr>
        <w:t xml:space="preserve"> There are </w:t>
      </w:r>
      <w:r w:rsidR="00504062" w:rsidRPr="004B1CA4">
        <w:rPr>
          <w:color w:val="000000" w:themeColor="text1"/>
          <w:sz w:val="24"/>
          <w:szCs w:val="24"/>
        </w:rPr>
        <w:t>4</w:t>
      </w:r>
      <w:r w:rsidRPr="004B1CA4">
        <w:rPr>
          <w:color w:val="000000" w:themeColor="text1"/>
          <w:sz w:val="24"/>
          <w:szCs w:val="24"/>
        </w:rPr>
        <w:t xml:space="preserve"> unique booking statuses</w:t>
      </w:r>
      <w:r w:rsidRPr="00452931">
        <w:rPr>
          <w:color w:val="000000" w:themeColor="text1"/>
          <w:sz w:val="24"/>
          <w:szCs w:val="24"/>
        </w:rPr>
        <w:t xml:space="preserve"> in the dataset.</w:t>
      </w:r>
    </w:p>
    <w:p w14:paraId="0FFA891B" w14:textId="7FABDD86" w:rsidR="00452931" w:rsidRDefault="00452931" w:rsidP="00452931">
      <w:pPr>
        <w:spacing w:after="120"/>
        <w:rPr>
          <w:color w:val="000000" w:themeColor="text1"/>
          <w:sz w:val="24"/>
          <w:szCs w:val="24"/>
        </w:rPr>
      </w:pPr>
      <w:r w:rsidRPr="004B1CA4">
        <w:rPr>
          <w:b/>
          <w:bCs/>
          <w:color w:val="000000" w:themeColor="text1"/>
          <w:sz w:val="28"/>
          <w:szCs w:val="28"/>
        </w:rPr>
        <w:t>Explanation</w:t>
      </w:r>
      <w:r w:rsidRPr="00452931">
        <w:rPr>
          <w:b/>
          <w:bCs/>
          <w:color w:val="000000" w:themeColor="text1"/>
          <w:sz w:val="24"/>
          <w:szCs w:val="24"/>
        </w:rPr>
        <w:t>:</w:t>
      </w:r>
      <w:r w:rsidRPr="00452931">
        <w:rPr>
          <w:color w:val="000000" w:themeColor="text1"/>
          <w:sz w:val="24"/>
          <w:szCs w:val="24"/>
        </w:rPr>
        <w:t xml:space="preserve"> By checking the Booking Status column with .</w:t>
      </w:r>
      <w:r w:rsidR="00504062">
        <w:rPr>
          <w:color w:val="000000" w:themeColor="text1"/>
          <w:sz w:val="24"/>
          <w:szCs w:val="24"/>
        </w:rPr>
        <w:t xml:space="preserve"> </w:t>
      </w:r>
      <w:proofErr w:type="spellStart"/>
      <w:r w:rsidRPr="00452931">
        <w:rPr>
          <w:color w:val="000000" w:themeColor="text1"/>
          <w:sz w:val="24"/>
          <w:szCs w:val="24"/>
        </w:rPr>
        <w:t>nunique</w:t>
      </w:r>
      <w:proofErr w:type="spellEnd"/>
      <w:r w:rsidRPr="00452931">
        <w:rPr>
          <w:color w:val="000000" w:themeColor="text1"/>
          <w:sz w:val="24"/>
          <w:szCs w:val="24"/>
        </w:rPr>
        <w:t xml:space="preserve">(), we find there are three distinct statuses. This helps us understand the </w:t>
      </w:r>
      <w:r w:rsidRPr="004B1CA4">
        <w:rPr>
          <w:color w:val="000000" w:themeColor="text1"/>
          <w:sz w:val="24"/>
          <w:szCs w:val="24"/>
        </w:rPr>
        <w:t>different outcomes of a ride booking</w:t>
      </w:r>
      <w:r w:rsidRPr="00452931">
        <w:rPr>
          <w:color w:val="000000" w:themeColor="text1"/>
          <w:sz w:val="24"/>
          <w:szCs w:val="24"/>
        </w:rPr>
        <w:t>, such as completed, cancelled, or pending.</w:t>
      </w:r>
    </w:p>
    <w:p w14:paraId="4523E15F" w14:textId="77777777" w:rsidR="00504062" w:rsidRDefault="00504062" w:rsidP="00452931">
      <w:pPr>
        <w:spacing w:after="120"/>
        <w:rPr>
          <w:color w:val="000000" w:themeColor="text1"/>
          <w:sz w:val="24"/>
          <w:szCs w:val="24"/>
        </w:rPr>
      </w:pPr>
    </w:p>
    <w:p w14:paraId="21359613" w14:textId="32EFE1EA" w:rsidR="00504062" w:rsidRPr="00EC5D10" w:rsidRDefault="00C875C6" w:rsidP="00452931">
      <w:pPr>
        <w:spacing w:after="120"/>
        <w:rPr>
          <w:b/>
          <w:bCs/>
          <w:color w:val="EE0000"/>
          <w:sz w:val="28"/>
          <w:szCs w:val="28"/>
        </w:rPr>
      </w:pPr>
      <w:r w:rsidRPr="00EC5D10">
        <w:rPr>
          <w:b/>
          <w:bCs/>
          <w:color w:val="EE0000"/>
          <w:sz w:val="28"/>
          <w:szCs w:val="28"/>
        </w:rPr>
        <w:lastRenderedPageBreak/>
        <w:t>U24] What are the counts of each booking status?</w:t>
      </w:r>
    </w:p>
    <w:p w14:paraId="5B5C9D66" w14:textId="77777777" w:rsidR="00AC060C" w:rsidRPr="00AC060C" w:rsidRDefault="00AC060C" w:rsidP="00AC060C">
      <w:pPr>
        <w:spacing w:after="120"/>
        <w:rPr>
          <w:color w:val="000000" w:themeColor="text1"/>
          <w:sz w:val="24"/>
          <w:szCs w:val="24"/>
        </w:rPr>
      </w:pPr>
      <w:r w:rsidRPr="004B1CA4">
        <w:rPr>
          <w:b/>
          <w:bCs/>
          <w:color w:val="000000" w:themeColor="text1"/>
          <w:sz w:val="28"/>
          <w:szCs w:val="28"/>
        </w:rPr>
        <w:t>Answer</w:t>
      </w:r>
      <w:r w:rsidRPr="00AC060C">
        <w:rPr>
          <w:b/>
          <w:bCs/>
          <w:color w:val="000000" w:themeColor="text1"/>
          <w:sz w:val="24"/>
          <w:szCs w:val="24"/>
        </w:rPr>
        <w:t>:</w:t>
      </w:r>
    </w:p>
    <w:p w14:paraId="6EE4559F" w14:textId="77777777" w:rsidR="00AC060C" w:rsidRPr="004B1CA4" w:rsidRDefault="00AC060C" w:rsidP="00AC060C">
      <w:pPr>
        <w:spacing w:after="120"/>
        <w:rPr>
          <w:color w:val="000000" w:themeColor="text1"/>
          <w:sz w:val="24"/>
          <w:szCs w:val="24"/>
        </w:rPr>
      </w:pPr>
      <w:r w:rsidRPr="004B1CA4">
        <w:rPr>
          <w:color w:val="000000" w:themeColor="text1"/>
          <w:sz w:val="24"/>
          <w:szCs w:val="24"/>
        </w:rPr>
        <w:t>Success                  33484</w:t>
      </w:r>
    </w:p>
    <w:p w14:paraId="48B5B4E4" w14:textId="77777777" w:rsidR="00AC060C" w:rsidRPr="004B1CA4" w:rsidRDefault="00AC060C" w:rsidP="00AC060C">
      <w:pPr>
        <w:spacing w:after="120"/>
        <w:rPr>
          <w:color w:val="000000" w:themeColor="text1"/>
          <w:sz w:val="24"/>
          <w:szCs w:val="24"/>
        </w:rPr>
      </w:pPr>
      <w:r w:rsidRPr="004B1CA4">
        <w:rPr>
          <w:color w:val="000000" w:themeColor="text1"/>
          <w:sz w:val="24"/>
          <w:szCs w:val="24"/>
        </w:rPr>
        <w:t>Cancelled by Driver       9610</w:t>
      </w:r>
    </w:p>
    <w:p w14:paraId="36E2E93F" w14:textId="77777777" w:rsidR="008149B1" w:rsidRPr="004B1CA4" w:rsidRDefault="00AC060C" w:rsidP="00AC060C">
      <w:pPr>
        <w:spacing w:after="120"/>
        <w:rPr>
          <w:color w:val="000000" w:themeColor="text1"/>
          <w:sz w:val="24"/>
          <w:szCs w:val="24"/>
        </w:rPr>
      </w:pPr>
      <w:r w:rsidRPr="004B1CA4">
        <w:rPr>
          <w:color w:val="000000" w:themeColor="text1"/>
          <w:sz w:val="24"/>
          <w:szCs w:val="24"/>
        </w:rPr>
        <w:t>Cancelled by Customer     3799</w:t>
      </w:r>
    </w:p>
    <w:p w14:paraId="7C2253A8" w14:textId="2EDB8751" w:rsidR="00AC060C" w:rsidRPr="004B1CA4" w:rsidRDefault="00AC060C" w:rsidP="00AC060C">
      <w:pPr>
        <w:spacing w:after="120"/>
        <w:rPr>
          <w:color w:val="000000" w:themeColor="text1"/>
          <w:sz w:val="24"/>
          <w:szCs w:val="24"/>
        </w:rPr>
      </w:pPr>
      <w:r w:rsidRPr="004B1CA4">
        <w:rPr>
          <w:color w:val="000000" w:themeColor="text1"/>
          <w:sz w:val="24"/>
          <w:szCs w:val="24"/>
        </w:rPr>
        <w:t>Incomplete                3106</w:t>
      </w:r>
    </w:p>
    <w:p w14:paraId="232B6393" w14:textId="40870625" w:rsidR="00AC060C" w:rsidRDefault="00AC060C" w:rsidP="00AC060C">
      <w:pPr>
        <w:spacing w:after="120"/>
        <w:rPr>
          <w:color w:val="000000" w:themeColor="text1"/>
          <w:sz w:val="24"/>
          <w:szCs w:val="24"/>
        </w:rPr>
      </w:pPr>
      <w:r w:rsidRPr="004B1CA4">
        <w:rPr>
          <w:b/>
          <w:bCs/>
          <w:color w:val="000000" w:themeColor="text1"/>
          <w:sz w:val="28"/>
          <w:szCs w:val="28"/>
        </w:rPr>
        <w:t>Explanation</w:t>
      </w:r>
      <w:r w:rsidRPr="00AC060C">
        <w:rPr>
          <w:b/>
          <w:bCs/>
          <w:color w:val="000000" w:themeColor="text1"/>
          <w:sz w:val="24"/>
          <w:szCs w:val="24"/>
        </w:rPr>
        <w:t>:</w:t>
      </w:r>
      <w:r w:rsidRPr="00AC060C">
        <w:rPr>
          <w:color w:val="000000" w:themeColor="text1"/>
          <w:sz w:val="24"/>
          <w:szCs w:val="24"/>
        </w:rPr>
        <w:t xml:space="preserve"> By applying .</w:t>
      </w:r>
      <w:proofErr w:type="spellStart"/>
      <w:r w:rsidRPr="00AC060C">
        <w:rPr>
          <w:color w:val="000000" w:themeColor="text1"/>
          <w:sz w:val="24"/>
          <w:szCs w:val="24"/>
        </w:rPr>
        <w:t>value_counts</w:t>
      </w:r>
      <w:proofErr w:type="spellEnd"/>
      <w:r w:rsidRPr="00AC060C">
        <w:rPr>
          <w:color w:val="000000" w:themeColor="text1"/>
          <w:sz w:val="24"/>
          <w:szCs w:val="24"/>
        </w:rPr>
        <w:t>() on the Booking Status column, we get the frequency of each status. This shows that most rides were successfully completed, while a smaller portion were cancelled or left pending, which is common in cab booking services.</w:t>
      </w:r>
    </w:p>
    <w:p w14:paraId="377F77D4" w14:textId="77777777" w:rsidR="008149B1" w:rsidRDefault="008149B1" w:rsidP="00AC060C">
      <w:pPr>
        <w:spacing w:after="120"/>
        <w:rPr>
          <w:color w:val="000000" w:themeColor="text1"/>
          <w:sz w:val="24"/>
          <w:szCs w:val="24"/>
        </w:rPr>
      </w:pPr>
    </w:p>
    <w:p w14:paraId="0EE94DB4" w14:textId="0182CCDB" w:rsidR="008149B1" w:rsidRPr="00EC5D10" w:rsidRDefault="00C65D47" w:rsidP="00AC060C">
      <w:pPr>
        <w:spacing w:after="120"/>
        <w:rPr>
          <w:b/>
          <w:bCs/>
          <w:color w:val="EE0000"/>
          <w:sz w:val="28"/>
          <w:szCs w:val="28"/>
        </w:rPr>
      </w:pPr>
      <w:r w:rsidRPr="00EC5D10">
        <w:rPr>
          <w:b/>
          <w:bCs/>
          <w:color w:val="EE0000"/>
          <w:sz w:val="28"/>
          <w:szCs w:val="28"/>
        </w:rPr>
        <w:t>U25] What percentage of rides were completed?</w:t>
      </w:r>
    </w:p>
    <w:p w14:paraId="2653EE75" w14:textId="733DD5CC" w:rsidR="00D34D76" w:rsidRPr="004B1CA4" w:rsidRDefault="00C65D47" w:rsidP="00D34D76">
      <w:pPr>
        <w:spacing w:after="120"/>
        <w:rPr>
          <w:color w:val="000000" w:themeColor="text1"/>
          <w:sz w:val="24"/>
          <w:szCs w:val="24"/>
        </w:rPr>
      </w:pPr>
      <w:r w:rsidRPr="004B1CA4">
        <w:rPr>
          <w:b/>
          <w:bCs/>
          <w:color w:val="000000" w:themeColor="text1"/>
          <w:sz w:val="28"/>
          <w:szCs w:val="28"/>
        </w:rPr>
        <w:t>Answer</w:t>
      </w:r>
      <w:r w:rsidR="00D34D76" w:rsidRPr="00D34D76">
        <w:rPr>
          <w:rFonts w:ascii="Consolas" w:eastAsia="Times New Roman" w:hAnsi="Consolas" w:cs="Courier New"/>
          <w:kern w:val="0"/>
          <w:sz w:val="20"/>
          <w:szCs w:val="20"/>
          <w:lang w:eastAsia="en-IN"/>
          <w14:ligatures w14:val="none"/>
        </w:rPr>
        <w:t xml:space="preserve"> </w:t>
      </w:r>
      <w:r w:rsidR="00D34D76" w:rsidRPr="004B1CA4">
        <w:rPr>
          <w:color w:val="000000" w:themeColor="text1"/>
          <w:sz w:val="24"/>
          <w:szCs w:val="24"/>
        </w:rPr>
        <w:t>Success                  66.969339</w:t>
      </w:r>
    </w:p>
    <w:p w14:paraId="7CEFB4E6" w14:textId="77777777" w:rsidR="00D34D76" w:rsidRPr="004B1CA4" w:rsidRDefault="00D34D76" w:rsidP="00D34D76">
      <w:pPr>
        <w:spacing w:after="120"/>
        <w:rPr>
          <w:color w:val="000000" w:themeColor="text1"/>
          <w:sz w:val="24"/>
          <w:szCs w:val="24"/>
        </w:rPr>
      </w:pPr>
      <w:r w:rsidRPr="004B1CA4">
        <w:rPr>
          <w:color w:val="000000" w:themeColor="text1"/>
          <w:sz w:val="24"/>
          <w:szCs w:val="24"/>
        </w:rPr>
        <w:t>Cancelled by Driver      19.220384</w:t>
      </w:r>
    </w:p>
    <w:p w14:paraId="12FBE251" w14:textId="77777777" w:rsidR="00D34D76" w:rsidRPr="004B1CA4" w:rsidRDefault="00D34D76" w:rsidP="00D34D76">
      <w:pPr>
        <w:spacing w:after="120"/>
        <w:rPr>
          <w:color w:val="000000" w:themeColor="text1"/>
          <w:sz w:val="24"/>
          <w:szCs w:val="24"/>
        </w:rPr>
      </w:pPr>
      <w:r w:rsidRPr="004B1CA4">
        <w:rPr>
          <w:color w:val="000000" w:themeColor="text1"/>
          <w:sz w:val="24"/>
          <w:szCs w:val="24"/>
        </w:rPr>
        <w:t>Cancelled by Customer     7.598152</w:t>
      </w:r>
    </w:p>
    <w:p w14:paraId="340EE7AD" w14:textId="66A7DA7F" w:rsidR="00C65D47" w:rsidRPr="00C65D47" w:rsidRDefault="00D34D76" w:rsidP="00C65D47">
      <w:pPr>
        <w:spacing w:after="120"/>
        <w:rPr>
          <w:b/>
          <w:bCs/>
          <w:color w:val="000000" w:themeColor="text1"/>
          <w:sz w:val="24"/>
          <w:szCs w:val="24"/>
        </w:rPr>
      </w:pPr>
      <w:r w:rsidRPr="004B1CA4">
        <w:rPr>
          <w:color w:val="000000" w:themeColor="text1"/>
          <w:sz w:val="24"/>
          <w:szCs w:val="24"/>
        </w:rPr>
        <w:t>Incomplete                6.212124</w:t>
      </w:r>
      <w:r>
        <w:rPr>
          <w:b/>
          <w:bCs/>
          <w:color w:val="000000" w:themeColor="text1"/>
          <w:sz w:val="24"/>
          <w:szCs w:val="24"/>
        </w:rPr>
        <w:t xml:space="preserve"> </w:t>
      </w:r>
      <w:r w:rsidR="00C65D47" w:rsidRPr="00C65D47">
        <w:rPr>
          <w:b/>
          <w:bCs/>
          <w:color w:val="000000" w:themeColor="text1"/>
          <w:sz w:val="24"/>
          <w:szCs w:val="24"/>
        </w:rPr>
        <w:t>.</w:t>
      </w:r>
    </w:p>
    <w:p w14:paraId="3ADAB2E3" w14:textId="73374B33" w:rsidR="00C65D47" w:rsidRDefault="00C65D47" w:rsidP="00C65D47">
      <w:pPr>
        <w:spacing w:after="120"/>
        <w:rPr>
          <w:color w:val="000000" w:themeColor="text1"/>
          <w:sz w:val="24"/>
          <w:szCs w:val="24"/>
        </w:rPr>
      </w:pPr>
      <w:r w:rsidRPr="004B1CA4">
        <w:rPr>
          <w:b/>
          <w:bCs/>
          <w:color w:val="000000" w:themeColor="text1"/>
          <w:sz w:val="28"/>
          <w:szCs w:val="28"/>
        </w:rPr>
        <w:t>Explanation</w:t>
      </w:r>
      <w:r w:rsidRPr="00C65D47">
        <w:rPr>
          <w:b/>
          <w:bCs/>
          <w:color w:val="000000" w:themeColor="text1"/>
          <w:sz w:val="24"/>
          <w:szCs w:val="24"/>
        </w:rPr>
        <w:t>:</w:t>
      </w:r>
      <w:r w:rsidRPr="00C65D47">
        <w:rPr>
          <w:color w:val="000000" w:themeColor="text1"/>
          <w:sz w:val="24"/>
          <w:szCs w:val="24"/>
        </w:rPr>
        <w:t xml:space="preserve"> To calculate this, we divide the number of completed rides by the total rides and multiply by 100. This percentage shows that more than two-thirds of all bookings were successfully finished, highlighting the </w:t>
      </w:r>
      <w:r w:rsidRPr="004B1CA4">
        <w:rPr>
          <w:color w:val="000000" w:themeColor="text1"/>
          <w:sz w:val="24"/>
          <w:szCs w:val="24"/>
        </w:rPr>
        <w:t>reliability of the cab service</w:t>
      </w:r>
      <w:r w:rsidRPr="00C65D47">
        <w:rPr>
          <w:color w:val="000000" w:themeColor="text1"/>
          <w:sz w:val="24"/>
          <w:szCs w:val="24"/>
        </w:rPr>
        <w:t>.</w:t>
      </w:r>
    </w:p>
    <w:p w14:paraId="5266B058" w14:textId="77777777" w:rsidR="00842A02" w:rsidRDefault="00842A02" w:rsidP="00C65D47">
      <w:pPr>
        <w:spacing w:after="120"/>
        <w:rPr>
          <w:color w:val="000000" w:themeColor="text1"/>
          <w:sz w:val="24"/>
          <w:szCs w:val="24"/>
        </w:rPr>
      </w:pPr>
    </w:p>
    <w:p w14:paraId="269528B2" w14:textId="250B5432" w:rsidR="00842A02" w:rsidRPr="00EC5D10" w:rsidRDefault="00842A02" w:rsidP="00C65D47">
      <w:pPr>
        <w:spacing w:after="120"/>
        <w:rPr>
          <w:b/>
          <w:bCs/>
          <w:color w:val="EE0000"/>
          <w:sz w:val="28"/>
          <w:szCs w:val="28"/>
        </w:rPr>
      </w:pPr>
      <w:r w:rsidRPr="00EC5D10">
        <w:rPr>
          <w:b/>
          <w:bCs/>
          <w:color w:val="EE0000"/>
          <w:sz w:val="28"/>
          <w:szCs w:val="28"/>
        </w:rPr>
        <w:t>U26] Which status is most frequent?</w:t>
      </w:r>
    </w:p>
    <w:p w14:paraId="5A82013C" w14:textId="7F10B872" w:rsidR="00976390" w:rsidRPr="004B1CA4" w:rsidRDefault="00505A6A" w:rsidP="00976390">
      <w:pPr>
        <w:spacing w:after="120"/>
        <w:rPr>
          <w:color w:val="000000" w:themeColor="text1"/>
          <w:sz w:val="24"/>
          <w:szCs w:val="24"/>
        </w:rPr>
      </w:pPr>
      <w:r w:rsidRPr="004B1CA4">
        <w:rPr>
          <w:b/>
          <w:bCs/>
          <w:color w:val="000000" w:themeColor="text1"/>
          <w:sz w:val="28"/>
          <w:szCs w:val="28"/>
        </w:rPr>
        <w:t>Answer</w:t>
      </w:r>
      <w:r w:rsidRPr="00505A6A">
        <w:rPr>
          <w:b/>
          <w:bCs/>
          <w:color w:val="000000" w:themeColor="text1"/>
          <w:sz w:val="24"/>
          <w:szCs w:val="24"/>
        </w:rPr>
        <w:t>:</w:t>
      </w:r>
      <w:r w:rsidRPr="00505A6A">
        <w:rPr>
          <w:color w:val="000000" w:themeColor="text1"/>
          <w:sz w:val="24"/>
          <w:szCs w:val="24"/>
        </w:rPr>
        <w:t xml:space="preserve"> The most frequent status is </w:t>
      </w:r>
      <w:r w:rsidR="00976390" w:rsidRPr="004B1CA4">
        <w:rPr>
          <w:color w:val="000000" w:themeColor="text1"/>
          <w:sz w:val="24"/>
          <w:szCs w:val="24"/>
        </w:rPr>
        <w:t>'Success' .</w:t>
      </w:r>
    </w:p>
    <w:p w14:paraId="7AEC15A3" w14:textId="199A84C7" w:rsidR="00976390" w:rsidRPr="00976390" w:rsidRDefault="00505A6A" w:rsidP="00976390">
      <w:pPr>
        <w:spacing w:after="120"/>
        <w:rPr>
          <w:color w:val="000000" w:themeColor="text1"/>
          <w:sz w:val="24"/>
          <w:szCs w:val="24"/>
        </w:rPr>
      </w:pPr>
      <w:r w:rsidRPr="004B1CA4">
        <w:rPr>
          <w:b/>
          <w:bCs/>
          <w:color w:val="000000" w:themeColor="text1"/>
          <w:sz w:val="28"/>
          <w:szCs w:val="28"/>
        </w:rPr>
        <w:t>Explanation</w:t>
      </w:r>
      <w:r w:rsidRPr="00505A6A">
        <w:rPr>
          <w:b/>
          <w:bCs/>
          <w:color w:val="000000" w:themeColor="text1"/>
          <w:sz w:val="24"/>
          <w:szCs w:val="24"/>
        </w:rPr>
        <w:t>:</w:t>
      </w:r>
      <w:r w:rsidRPr="00505A6A">
        <w:rPr>
          <w:color w:val="000000" w:themeColor="text1"/>
          <w:sz w:val="24"/>
          <w:szCs w:val="24"/>
        </w:rPr>
        <w:t xml:space="preserve"> By comparing the counts of each booking status, we see that </w:t>
      </w:r>
      <w:r w:rsidR="00976390" w:rsidRPr="00976390">
        <w:rPr>
          <w:rFonts w:ascii="Consolas" w:eastAsia="Times New Roman" w:hAnsi="Consolas" w:cs="Courier New"/>
          <w:kern w:val="0"/>
          <w:sz w:val="20"/>
          <w:szCs w:val="20"/>
          <w:lang w:eastAsia="en-IN"/>
          <w14:ligatures w14:val="none"/>
        </w:rPr>
        <w:t xml:space="preserve"> </w:t>
      </w:r>
      <w:r w:rsidR="00976390" w:rsidRPr="00976390">
        <w:rPr>
          <w:color w:val="000000" w:themeColor="text1"/>
          <w:sz w:val="24"/>
          <w:szCs w:val="24"/>
        </w:rPr>
        <w:t>'Success'</w:t>
      </w:r>
    </w:p>
    <w:p w14:paraId="4C2DAD01" w14:textId="5B9F3F31" w:rsidR="00505A6A" w:rsidRDefault="00505A6A" w:rsidP="00505A6A">
      <w:pPr>
        <w:spacing w:after="120"/>
        <w:rPr>
          <w:color w:val="000000" w:themeColor="text1"/>
          <w:sz w:val="24"/>
          <w:szCs w:val="24"/>
        </w:rPr>
      </w:pPr>
      <w:r w:rsidRPr="00505A6A">
        <w:rPr>
          <w:color w:val="000000" w:themeColor="text1"/>
          <w:sz w:val="24"/>
          <w:szCs w:val="24"/>
        </w:rPr>
        <w:t xml:space="preserve"> has the highest number of rides. This means the majority of bookings in the dataset were successfully completed, showing good </w:t>
      </w:r>
      <w:r w:rsidRPr="004B1CA4">
        <w:rPr>
          <w:color w:val="000000" w:themeColor="text1"/>
          <w:sz w:val="24"/>
          <w:szCs w:val="24"/>
        </w:rPr>
        <w:t xml:space="preserve">service </w:t>
      </w:r>
      <w:proofErr w:type="spellStart"/>
      <w:r w:rsidRPr="004B1CA4">
        <w:rPr>
          <w:color w:val="000000" w:themeColor="text1"/>
          <w:sz w:val="24"/>
          <w:szCs w:val="24"/>
        </w:rPr>
        <w:t>fulfillment</w:t>
      </w:r>
      <w:proofErr w:type="spellEnd"/>
      <w:r w:rsidRPr="00505A6A">
        <w:rPr>
          <w:color w:val="000000" w:themeColor="text1"/>
          <w:sz w:val="24"/>
          <w:szCs w:val="24"/>
        </w:rPr>
        <w:t>.</w:t>
      </w:r>
    </w:p>
    <w:p w14:paraId="570349C2" w14:textId="77777777" w:rsidR="005946C6" w:rsidRDefault="005946C6" w:rsidP="00505A6A">
      <w:pPr>
        <w:spacing w:after="120"/>
        <w:rPr>
          <w:color w:val="000000" w:themeColor="text1"/>
          <w:sz w:val="24"/>
          <w:szCs w:val="24"/>
        </w:rPr>
      </w:pPr>
    </w:p>
    <w:p w14:paraId="68537C68" w14:textId="05FAD8E1" w:rsidR="005946C6" w:rsidRPr="004B1CA4" w:rsidRDefault="005946C6" w:rsidP="00505A6A">
      <w:pPr>
        <w:spacing w:after="120"/>
        <w:rPr>
          <w:color w:val="000000" w:themeColor="text1"/>
          <w:sz w:val="24"/>
          <w:szCs w:val="24"/>
        </w:rPr>
      </w:pPr>
      <w:r w:rsidRPr="00EC5D10">
        <w:rPr>
          <w:b/>
          <w:bCs/>
          <w:color w:val="EE0000"/>
          <w:sz w:val="28"/>
          <w:szCs w:val="28"/>
        </w:rPr>
        <w:t>U27] Which status is least frequent?</w:t>
      </w:r>
    </w:p>
    <w:p w14:paraId="433CD9A0" w14:textId="50EC5FED" w:rsidR="008026F7" w:rsidRPr="008026F7" w:rsidRDefault="008026F7" w:rsidP="008026F7">
      <w:pPr>
        <w:spacing w:after="120"/>
        <w:rPr>
          <w:color w:val="000000" w:themeColor="text1"/>
          <w:sz w:val="24"/>
          <w:szCs w:val="24"/>
        </w:rPr>
      </w:pPr>
      <w:r w:rsidRPr="004B1CA4">
        <w:rPr>
          <w:b/>
          <w:bCs/>
          <w:color w:val="000000" w:themeColor="text1"/>
          <w:sz w:val="28"/>
          <w:szCs w:val="28"/>
        </w:rPr>
        <w:t>Answer</w:t>
      </w:r>
      <w:r w:rsidRPr="004B1CA4">
        <w:rPr>
          <w:color w:val="000000" w:themeColor="text1"/>
          <w:sz w:val="24"/>
          <w:szCs w:val="24"/>
        </w:rPr>
        <w:t>:</w:t>
      </w:r>
      <w:r w:rsidRPr="008026F7">
        <w:rPr>
          <w:color w:val="000000" w:themeColor="text1"/>
          <w:sz w:val="24"/>
          <w:szCs w:val="24"/>
        </w:rPr>
        <w:t xml:space="preserve"> The least frequent status is </w:t>
      </w:r>
      <w:r w:rsidRPr="004B1CA4">
        <w:rPr>
          <w:color w:val="000000" w:themeColor="text1"/>
          <w:sz w:val="24"/>
          <w:szCs w:val="24"/>
        </w:rPr>
        <w:t>Incomplete</w:t>
      </w:r>
      <w:r w:rsidRPr="008026F7">
        <w:rPr>
          <w:color w:val="000000" w:themeColor="text1"/>
          <w:sz w:val="24"/>
          <w:szCs w:val="24"/>
        </w:rPr>
        <w:t xml:space="preserve"> </w:t>
      </w:r>
      <w:r w:rsidR="0041196A">
        <w:rPr>
          <w:color w:val="000000" w:themeColor="text1"/>
          <w:sz w:val="24"/>
          <w:szCs w:val="24"/>
        </w:rPr>
        <w:t>.</w:t>
      </w:r>
    </w:p>
    <w:p w14:paraId="1075AD17" w14:textId="57122B12" w:rsidR="008026F7" w:rsidRPr="008026F7" w:rsidRDefault="008026F7" w:rsidP="008026F7">
      <w:pPr>
        <w:spacing w:after="120"/>
        <w:rPr>
          <w:color w:val="000000" w:themeColor="text1"/>
          <w:sz w:val="24"/>
          <w:szCs w:val="24"/>
        </w:rPr>
      </w:pPr>
      <w:r w:rsidRPr="004B1CA4">
        <w:rPr>
          <w:b/>
          <w:bCs/>
          <w:color w:val="000000" w:themeColor="text1"/>
          <w:sz w:val="28"/>
          <w:szCs w:val="28"/>
        </w:rPr>
        <w:t>Explanation</w:t>
      </w:r>
      <w:r w:rsidRPr="004B1CA4">
        <w:rPr>
          <w:color w:val="000000" w:themeColor="text1"/>
          <w:sz w:val="24"/>
          <w:szCs w:val="24"/>
        </w:rPr>
        <w:t>:</w:t>
      </w:r>
      <w:r w:rsidRPr="008026F7">
        <w:rPr>
          <w:color w:val="000000" w:themeColor="text1"/>
          <w:sz w:val="24"/>
          <w:szCs w:val="24"/>
        </w:rPr>
        <w:t xml:space="preserve"> I recalculated from your dataset’s </w:t>
      </w:r>
      <w:r w:rsidRPr="004B1CA4">
        <w:rPr>
          <w:color w:val="000000" w:themeColor="text1"/>
          <w:sz w:val="24"/>
          <w:szCs w:val="24"/>
        </w:rPr>
        <w:t>Booking Status</w:t>
      </w:r>
      <w:r w:rsidRPr="008026F7">
        <w:rPr>
          <w:color w:val="000000" w:themeColor="text1"/>
          <w:sz w:val="24"/>
          <w:szCs w:val="24"/>
        </w:rPr>
        <w:t xml:space="preserve"> column: </w:t>
      </w:r>
      <w:r w:rsidRPr="004B1CA4">
        <w:rPr>
          <w:color w:val="000000" w:themeColor="text1"/>
          <w:sz w:val="24"/>
          <w:szCs w:val="24"/>
        </w:rPr>
        <w:t>Success = 33,484</w:t>
      </w:r>
      <w:r w:rsidRPr="008026F7">
        <w:rPr>
          <w:color w:val="000000" w:themeColor="text1"/>
          <w:sz w:val="24"/>
          <w:szCs w:val="24"/>
        </w:rPr>
        <w:t xml:space="preserve">, </w:t>
      </w:r>
      <w:r w:rsidRPr="004B1CA4">
        <w:rPr>
          <w:color w:val="000000" w:themeColor="text1"/>
          <w:sz w:val="24"/>
          <w:szCs w:val="24"/>
        </w:rPr>
        <w:t>Cancelled by Driver = 9,610</w:t>
      </w:r>
      <w:r w:rsidRPr="008026F7">
        <w:rPr>
          <w:color w:val="000000" w:themeColor="text1"/>
          <w:sz w:val="24"/>
          <w:szCs w:val="24"/>
        </w:rPr>
        <w:t xml:space="preserve">, </w:t>
      </w:r>
      <w:r w:rsidRPr="004B1CA4">
        <w:rPr>
          <w:color w:val="000000" w:themeColor="text1"/>
          <w:sz w:val="24"/>
          <w:szCs w:val="24"/>
        </w:rPr>
        <w:t>Cancelled by Customer = 3,799</w:t>
      </w:r>
      <w:r w:rsidRPr="008026F7">
        <w:rPr>
          <w:color w:val="000000" w:themeColor="text1"/>
          <w:sz w:val="24"/>
          <w:szCs w:val="24"/>
        </w:rPr>
        <w:t xml:space="preserve">, </w:t>
      </w:r>
      <w:r w:rsidRPr="004B1CA4">
        <w:rPr>
          <w:color w:val="000000" w:themeColor="text1"/>
          <w:sz w:val="24"/>
          <w:szCs w:val="24"/>
        </w:rPr>
        <w:t>Incomplete = 3,106</w:t>
      </w:r>
      <w:r w:rsidRPr="008026F7">
        <w:rPr>
          <w:color w:val="000000" w:themeColor="text1"/>
          <w:sz w:val="24"/>
          <w:szCs w:val="24"/>
        </w:rPr>
        <w:t xml:space="preserve">. Since </w:t>
      </w:r>
      <w:r w:rsidRPr="004B1CA4">
        <w:rPr>
          <w:color w:val="000000" w:themeColor="text1"/>
          <w:sz w:val="24"/>
          <w:szCs w:val="24"/>
        </w:rPr>
        <w:t>Incomplete</w:t>
      </w:r>
      <w:r w:rsidRPr="008026F7">
        <w:rPr>
          <w:color w:val="000000" w:themeColor="text1"/>
          <w:sz w:val="24"/>
          <w:szCs w:val="24"/>
        </w:rPr>
        <w:t xml:space="preserve"> has the lowest count, it’s the least frequent status (and there’s no “Pending” status in this data).</w:t>
      </w:r>
    </w:p>
    <w:p w14:paraId="12564779" w14:textId="77777777" w:rsidR="00842A02" w:rsidRDefault="00842A02" w:rsidP="00C65D47">
      <w:pPr>
        <w:spacing w:after="120"/>
        <w:rPr>
          <w:color w:val="000000" w:themeColor="text1"/>
          <w:sz w:val="24"/>
          <w:szCs w:val="24"/>
        </w:rPr>
      </w:pPr>
    </w:p>
    <w:p w14:paraId="1B0927C7" w14:textId="218C7CD1" w:rsidR="003176D8" w:rsidRPr="00EC5D10" w:rsidRDefault="003176D8" w:rsidP="00C65D47">
      <w:pPr>
        <w:spacing w:after="120"/>
        <w:rPr>
          <w:b/>
          <w:bCs/>
          <w:color w:val="EE0000"/>
          <w:sz w:val="28"/>
          <w:szCs w:val="28"/>
        </w:rPr>
      </w:pPr>
      <w:r w:rsidRPr="00EC5D10">
        <w:rPr>
          <w:b/>
          <w:bCs/>
          <w:color w:val="EE0000"/>
          <w:sz w:val="28"/>
          <w:szCs w:val="28"/>
        </w:rPr>
        <w:lastRenderedPageBreak/>
        <w:t>U28]How many pending rides are there?</w:t>
      </w:r>
    </w:p>
    <w:p w14:paraId="143BE260" w14:textId="77777777" w:rsidR="00C20960" w:rsidRPr="00C20960" w:rsidRDefault="00C20960" w:rsidP="00C20960">
      <w:pPr>
        <w:spacing w:after="120"/>
        <w:rPr>
          <w:color w:val="000000" w:themeColor="text1"/>
          <w:sz w:val="24"/>
          <w:szCs w:val="24"/>
        </w:rPr>
      </w:pPr>
      <w:r w:rsidRPr="004B1CA4">
        <w:rPr>
          <w:b/>
          <w:bCs/>
          <w:color w:val="000000" w:themeColor="text1"/>
          <w:sz w:val="28"/>
          <w:szCs w:val="28"/>
        </w:rPr>
        <w:t>Answer</w:t>
      </w:r>
      <w:r w:rsidRPr="00C20960">
        <w:rPr>
          <w:b/>
          <w:bCs/>
          <w:color w:val="000000" w:themeColor="text1"/>
          <w:sz w:val="24"/>
          <w:szCs w:val="24"/>
        </w:rPr>
        <w:t>:</w:t>
      </w:r>
      <w:r w:rsidRPr="00C20960">
        <w:rPr>
          <w:color w:val="000000" w:themeColor="text1"/>
          <w:sz w:val="24"/>
          <w:szCs w:val="24"/>
        </w:rPr>
        <w:t xml:space="preserve"> There are </w:t>
      </w:r>
      <w:r w:rsidRPr="004B1CA4">
        <w:rPr>
          <w:color w:val="000000" w:themeColor="text1"/>
          <w:sz w:val="24"/>
          <w:szCs w:val="24"/>
        </w:rPr>
        <w:t>0 pending rides</w:t>
      </w:r>
      <w:r w:rsidRPr="00C20960">
        <w:rPr>
          <w:color w:val="000000" w:themeColor="text1"/>
          <w:sz w:val="24"/>
          <w:szCs w:val="24"/>
        </w:rPr>
        <w:t xml:space="preserve"> in the dataset.</w:t>
      </w:r>
    </w:p>
    <w:p w14:paraId="5868422F" w14:textId="16A6196D" w:rsidR="00C20960" w:rsidRDefault="00C20960" w:rsidP="00C20960">
      <w:pPr>
        <w:spacing w:after="120"/>
        <w:rPr>
          <w:color w:val="000000" w:themeColor="text1"/>
          <w:sz w:val="24"/>
          <w:szCs w:val="24"/>
        </w:rPr>
      </w:pPr>
      <w:r w:rsidRPr="004B1CA4">
        <w:rPr>
          <w:b/>
          <w:bCs/>
          <w:color w:val="000000" w:themeColor="text1"/>
          <w:sz w:val="28"/>
          <w:szCs w:val="28"/>
        </w:rPr>
        <w:t>Explanation</w:t>
      </w:r>
      <w:r w:rsidRPr="004B1CA4">
        <w:rPr>
          <w:color w:val="000000" w:themeColor="text1"/>
          <w:sz w:val="24"/>
          <w:szCs w:val="24"/>
        </w:rPr>
        <w:t>:</w:t>
      </w:r>
      <w:r w:rsidRPr="00C20960">
        <w:rPr>
          <w:color w:val="000000" w:themeColor="text1"/>
          <w:sz w:val="24"/>
          <w:szCs w:val="24"/>
        </w:rPr>
        <w:t xml:space="preserve"> The </w:t>
      </w:r>
      <w:r w:rsidRPr="004B1CA4">
        <w:rPr>
          <w:color w:val="000000" w:themeColor="text1"/>
          <w:sz w:val="24"/>
          <w:szCs w:val="24"/>
        </w:rPr>
        <w:t>Booking Status</w:t>
      </w:r>
      <w:r w:rsidRPr="00C20960">
        <w:rPr>
          <w:color w:val="000000" w:themeColor="text1"/>
          <w:sz w:val="24"/>
          <w:szCs w:val="24"/>
        </w:rPr>
        <w:t xml:space="preserve"> column has only four categories — </w:t>
      </w:r>
      <w:r w:rsidRPr="004B1CA4">
        <w:rPr>
          <w:color w:val="000000" w:themeColor="text1"/>
          <w:sz w:val="24"/>
          <w:szCs w:val="24"/>
        </w:rPr>
        <w:t>Success, Cancelled by Driver, Cancelled by Customer, and Incomplete</w:t>
      </w:r>
      <w:r w:rsidRPr="00C20960">
        <w:rPr>
          <w:color w:val="000000" w:themeColor="text1"/>
          <w:sz w:val="24"/>
          <w:szCs w:val="24"/>
        </w:rPr>
        <w:t>. Since "Pending" does not exist in the dataset, there are no rides with that status.</w:t>
      </w:r>
    </w:p>
    <w:p w14:paraId="5D1F8423" w14:textId="77777777" w:rsidR="00C20960" w:rsidRDefault="00C20960" w:rsidP="00C20960">
      <w:pPr>
        <w:spacing w:after="120"/>
        <w:rPr>
          <w:color w:val="000000" w:themeColor="text1"/>
          <w:sz w:val="24"/>
          <w:szCs w:val="24"/>
        </w:rPr>
      </w:pPr>
    </w:p>
    <w:p w14:paraId="0120B69D" w14:textId="5A83E955" w:rsidR="00C20960" w:rsidRPr="00EC5D10" w:rsidRDefault="006464B7" w:rsidP="00C20960">
      <w:pPr>
        <w:spacing w:after="120"/>
        <w:rPr>
          <w:b/>
          <w:bCs/>
          <w:color w:val="EE0000"/>
          <w:sz w:val="28"/>
          <w:szCs w:val="28"/>
        </w:rPr>
      </w:pPr>
      <w:r w:rsidRPr="00EC5D10">
        <w:rPr>
          <w:b/>
          <w:bCs/>
          <w:color w:val="EE0000"/>
          <w:sz w:val="28"/>
          <w:szCs w:val="28"/>
        </w:rPr>
        <w:t>U29] What is the ratio of Completed to Cancelled rides?</w:t>
      </w:r>
    </w:p>
    <w:p w14:paraId="7165F568" w14:textId="77777777" w:rsidR="00F36EDC" w:rsidRPr="00F36EDC" w:rsidRDefault="00F36EDC" w:rsidP="00F36EDC">
      <w:pPr>
        <w:spacing w:after="120"/>
        <w:rPr>
          <w:color w:val="000000" w:themeColor="text1"/>
          <w:sz w:val="24"/>
          <w:szCs w:val="24"/>
        </w:rPr>
      </w:pPr>
      <w:r w:rsidRPr="004B1CA4">
        <w:rPr>
          <w:b/>
          <w:bCs/>
          <w:color w:val="000000" w:themeColor="text1"/>
          <w:sz w:val="28"/>
          <w:szCs w:val="28"/>
        </w:rPr>
        <w:t>Answer</w:t>
      </w:r>
      <w:r w:rsidRPr="00F36EDC">
        <w:rPr>
          <w:b/>
          <w:bCs/>
          <w:color w:val="000000" w:themeColor="text1"/>
          <w:sz w:val="24"/>
          <w:szCs w:val="24"/>
        </w:rPr>
        <w:t>:</w:t>
      </w:r>
      <w:r w:rsidRPr="00F36EDC">
        <w:rPr>
          <w:color w:val="000000" w:themeColor="text1"/>
          <w:sz w:val="24"/>
          <w:szCs w:val="24"/>
        </w:rPr>
        <w:t xml:space="preserve"> The ratio of </w:t>
      </w:r>
      <w:r w:rsidRPr="004B1CA4">
        <w:rPr>
          <w:color w:val="000000" w:themeColor="text1"/>
          <w:sz w:val="24"/>
          <w:szCs w:val="24"/>
        </w:rPr>
        <w:t>Success to Incomplete rides</w:t>
      </w:r>
      <w:r w:rsidRPr="00F36EDC">
        <w:rPr>
          <w:color w:val="000000" w:themeColor="text1"/>
          <w:sz w:val="24"/>
          <w:szCs w:val="24"/>
        </w:rPr>
        <w:t xml:space="preserve"> is </w:t>
      </w:r>
      <w:r w:rsidRPr="004B1CA4">
        <w:rPr>
          <w:color w:val="000000" w:themeColor="text1"/>
          <w:sz w:val="24"/>
          <w:szCs w:val="24"/>
        </w:rPr>
        <w:t>≈ 10.78</w:t>
      </w:r>
      <w:r w:rsidRPr="00F36EDC">
        <w:rPr>
          <w:color w:val="000000" w:themeColor="text1"/>
          <w:sz w:val="24"/>
          <w:szCs w:val="24"/>
        </w:rPr>
        <w:t>.</w:t>
      </w:r>
    </w:p>
    <w:p w14:paraId="3741011D" w14:textId="377DD73D" w:rsidR="009F4580" w:rsidRPr="004B1CA4" w:rsidRDefault="00F36EDC" w:rsidP="00922579">
      <w:pPr>
        <w:spacing w:after="120"/>
        <w:rPr>
          <w:color w:val="000000" w:themeColor="text1"/>
          <w:sz w:val="24"/>
          <w:szCs w:val="24"/>
        </w:rPr>
      </w:pPr>
      <w:r w:rsidRPr="004B1CA4">
        <w:rPr>
          <w:b/>
          <w:bCs/>
          <w:color w:val="000000" w:themeColor="text1"/>
          <w:sz w:val="28"/>
          <w:szCs w:val="28"/>
        </w:rPr>
        <w:t>Explanation</w:t>
      </w:r>
      <w:r w:rsidRPr="004B1CA4">
        <w:rPr>
          <w:color w:val="000000" w:themeColor="text1"/>
          <w:sz w:val="24"/>
          <w:szCs w:val="24"/>
        </w:rPr>
        <w:t>:</w:t>
      </w:r>
      <w:r w:rsidRPr="00F36EDC">
        <w:rPr>
          <w:color w:val="000000" w:themeColor="text1"/>
          <w:sz w:val="24"/>
          <w:szCs w:val="24"/>
        </w:rPr>
        <w:t xml:space="preserve"> By dividing the number of successful rides (</w:t>
      </w:r>
      <w:r w:rsidRPr="004B1CA4">
        <w:rPr>
          <w:color w:val="000000" w:themeColor="text1"/>
          <w:sz w:val="24"/>
          <w:szCs w:val="24"/>
        </w:rPr>
        <w:t>33,484</w:t>
      </w:r>
      <w:r w:rsidRPr="00F36EDC">
        <w:rPr>
          <w:color w:val="000000" w:themeColor="text1"/>
          <w:sz w:val="24"/>
          <w:szCs w:val="24"/>
        </w:rPr>
        <w:t>) by the number of incomplete rides (</w:t>
      </w:r>
      <w:r w:rsidRPr="004B1CA4">
        <w:rPr>
          <w:color w:val="000000" w:themeColor="text1"/>
          <w:sz w:val="24"/>
          <w:szCs w:val="24"/>
        </w:rPr>
        <w:t>3,106</w:t>
      </w:r>
      <w:r w:rsidRPr="00F36EDC">
        <w:rPr>
          <w:color w:val="000000" w:themeColor="text1"/>
          <w:sz w:val="24"/>
          <w:szCs w:val="24"/>
        </w:rPr>
        <w:t xml:space="preserve">), we get a numeric ratio of about </w:t>
      </w:r>
      <w:r w:rsidRPr="004B1CA4">
        <w:rPr>
          <w:color w:val="000000" w:themeColor="text1"/>
          <w:sz w:val="24"/>
          <w:szCs w:val="24"/>
        </w:rPr>
        <w:t>10.78</w:t>
      </w:r>
      <w:r w:rsidRPr="00F36EDC">
        <w:rPr>
          <w:color w:val="000000" w:themeColor="text1"/>
          <w:sz w:val="24"/>
          <w:szCs w:val="24"/>
        </w:rPr>
        <w:t xml:space="preserve">. This means there are almost </w:t>
      </w:r>
      <w:r w:rsidRPr="004B1CA4">
        <w:rPr>
          <w:color w:val="000000" w:themeColor="text1"/>
          <w:sz w:val="24"/>
          <w:szCs w:val="24"/>
        </w:rPr>
        <w:t>11 successful rides for every 1 incomplete ride</w:t>
      </w:r>
    </w:p>
    <w:p w14:paraId="191AAF41" w14:textId="77777777" w:rsidR="009F4580" w:rsidRDefault="009F4580" w:rsidP="00922579">
      <w:pPr>
        <w:spacing w:after="120"/>
        <w:rPr>
          <w:color w:val="000000" w:themeColor="text1"/>
          <w:sz w:val="24"/>
          <w:szCs w:val="24"/>
        </w:rPr>
      </w:pPr>
    </w:p>
    <w:p w14:paraId="4335A0ED" w14:textId="4C7DD075" w:rsidR="009F4580" w:rsidRDefault="009F4580" w:rsidP="009F4580">
      <w:pPr>
        <w:spacing w:after="120"/>
        <w:rPr>
          <w:b/>
          <w:bCs/>
          <w:color w:val="FF1D1D"/>
          <w:sz w:val="28"/>
          <w:szCs w:val="28"/>
        </w:rPr>
      </w:pPr>
      <w:r w:rsidRPr="009F4580">
        <w:rPr>
          <w:color w:val="FF1D1D"/>
          <w:sz w:val="28"/>
          <w:szCs w:val="28"/>
        </w:rPr>
        <w:t>U</w:t>
      </w:r>
      <w:r w:rsidR="00C94FBD">
        <w:rPr>
          <w:color w:val="FF1D1D"/>
          <w:sz w:val="28"/>
          <w:szCs w:val="28"/>
        </w:rPr>
        <w:t>30</w:t>
      </w:r>
      <w:r w:rsidRPr="009F4580">
        <w:rPr>
          <w:color w:val="FF1D1D"/>
          <w:sz w:val="28"/>
          <w:szCs w:val="28"/>
        </w:rPr>
        <w:t>]</w:t>
      </w:r>
      <w:r w:rsidRPr="009F4580">
        <w:rPr>
          <w:rFonts w:ascii="Times New Roman" w:eastAsia="Times New Roman" w:hAnsi="Times New Roman" w:cs="Times New Roman"/>
          <w:b/>
          <w:bCs/>
          <w:color w:val="FF1D1D"/>
          <w:kern w:val="0"/>
          <w:sz w:val="28"/>
          <w:szCs w:val="28"/>
          <w:lang w:eastAsia="en-IN"/>
          <w14:ligatures w14:val="none"/>
        </w:rPr>
        <w:t xml:space="preserve"> </w:t>
      </w:r>
      <w:r w:rsidRPr="009F4580">
        <w:rPr>
          <w:b/>
          <w:bCs/>
          <w:color w:val="FF1D1D"/>
          <w:sz w:val="28"/>
          <w:szCs w:val="28"/>
        </w:rPr>
        <w:t>What is the distribution of Booking Status in the dataset?</w:t>
      </w:r>
    </w:p>
    <w:p w14:paraId="082E1FD7" w14:textId="1D258CFD" w:rsidR="009723DD" w:rsidRPr="009723DD" w:rsidRDefault="009F4580" w:rsidP="009723DD">
      <w:pPr>
        <w:spacing w:after="120"/>
        <w:rPr>
          <w:color w:val="000000" w:themeColor="text1"/>
          <w:sz w:val="24"/>
          <w:szCs w:val="24"/>
        </w:rPr>
      </w:pPr>
      <w:r w:rsidRPr="0072513B">
        <w:rPr>
          <w:b/>
          <w:bCs/>
          <w:color w:val="000000" w:themeColor="text1"/>
          <w:sz w:val="28"/>
          <w:szCs w:val="28"/>
        </w:rPr>
        <w:t>Answer:-</w:t>
      </w:r>
      <w:r w:rsidRPr="006E71F0">
        <w:rPr>
          <w:color w:val="000000" w:themeColor="text1"/>
          <w:sz w:val="24"/>
          <w:szCs w:val="24"/>
        </w:rPr>
        <w:t xml:space="preserve"> </w:t>
      </w:r>
      <w:r w:rsidR="006E71F0">
        <w:rPr>
          <w:color w:val="000000" w:themeColor="text1"/>
          <w:sz w:val="24"/>
          <w:szCs w:val="24"/>
        </w:rPr>
        <w:t>T</w:t>
      </w:r>
      <w:r w:rsidR="00695B7E" w:rsidRPr="006E71F0">
        <w:rPr>
          <w:color w:val="000000" w:themeColor="text1"/>
          <w:sz w:val="24"/>
          <w:szCs w:val="24"/>
        </w:rPr>
        <w:t>he distr</w:t>
      </w:r>
      <w:r w:rsidR="006E71F0">
        <w:rPr>
          <w:color w:val="000000" w:themeColor="text1"/>
          <w:sz w:val="24"/>
          <w:szCs w:val="24"/>
        </w:rPr>
        <w:t>i</w:t>
      </w:r>
      <w:r w:rsidR="00695B7E" w:rsidRPr="006E71F0">
        <w:rPr>
          <w:color w:val="000000" w:themeColor="text1"/>
          <w:sz w:val="24"/>
          <w:szCs w:val="24"/>
        </w:rPr>
        <w:t>b</w:t>
      </w:r>
      <w:r w:rsidR="006E71F0">
        <w:rPr>
          <w:color w:val="000000" w:themeColor="text1"/>
          <w:sz w:val="24"/>
          <w:szCs w:val="24"/>
        </w:rPr>
        <w:t>ut</w:t>
      </w:r>
      <w:r w:rsidR="00695B7E" w:rsidRPr="006E71F0">
        <w:rPr>
          <w:color w:val="000000" w:themeColor="text1"/>
          <w:sz w:val="24"/>
          <w:szCs w:val="24"/>
        </w:rPr>
        <w:t xml:space="preserve">ion of the </w:t>
      </w:r>
      <w:r w:rsidR="009723DD" w:rsidRPr="006E71F0">
        <w:rPr>
          <w:color w:val="000000" w:themeColor="text1"/>
          <w:sz w:val="24"/>
          <w:szCs w:val="24"/>
        </w:rPr>
        <w:t>booking status is Success  rides are 33403</w:t>
      </w:r>
      <w:r w:rsidR="006E71F0" w:rsidRPr="006E71F0">
        <w:rPr>
          <w:color w:val="000000" w:themeColor="text1"/>
          <w:sz w:val="24"/>
          <w:szCs w:val="24"/>
        </w:rPr>
        <w:t xml:space="preserve"> </w:t>
      </w:r>
      <w:r w:rsidR="001E5601">
        <w:rPr>
          <w:color w:val="000000" w:themeColor="text1"/>
          <w:sz w:val="24"/>
          <w:szCs w:val="24"/>
        </w:rPr>
        <w:t>,</w:t>
      </w:r>
      <w:r w:rsidR="009723DD" w:rsidRPr="009723DD">
        <w:rPr>
          <w:color w:val="000000" w:themeColor="text1"/>
          <w:sz w:val="24"/>
          <w:szCs w:val="24"/>
        </w:rPr>
        <w:t xml:space="preserve">Cancelled by Driver  </w:t>
      </w:r>
      <w:r w:rsidR="009723DD" w:rsidRPr="006E71F0">
        <w:rPr>
          <w:color w:val="000000" w:themeColor="text1"/>
          <w:sz w:val="24"/>
          <w:szCs w:val="24"/>
        </w:rPr>
        <w:t xml:space="preserve">is </w:t>
      </w:r>
      <w:r w:rsidR="009723DD" w:rsidRPr="009723DD">
        <w:rPr>
          <w:color w:val="000000" w:themeColor="text1"/>
          <w:sz w:val="24"/>
          <w:szCs w:val="24"/>
        </w:rPr>
        <w:t>9582</w:t>
      </w:r>
      <w:r w:rsidR="009723DD" w:rsidRPr="006E71F0">
        <w:rPr>
          <w:color w:val="000000" w:themeColor="text1"/>
          <w:sz w:val="24"/>
          <w:szCs w:val="24"/>
        </w:rPr>
        <w:t xml:space="preserve"> </w:t>
      </w:r>
      <w:r w:rsidR="001E5601">
        <w:rPr>
          <w:color w:val="000000" w:themeColor="text1"/>
          <w:sz w:val="24"/>
          <w:szCs w:val="24"/>
        </w:rPr>
        <w:t>,</w:t>
      </w:r>
      <w:r w:rsidR="009723DD" w:rsidRPr="006E71F0">
        <w:rPr>
          <w:color w:val="000000" w:themeColor="text1"/>
          <w:sz w:val="24"/>
          <w:szCs w:val="24"/>
        </w:rPr>
        <w:t xml:space="preserve"> </w:t>
      </w:r>
      <w:r w:rsidR="009723DD" w:rsidRPr="009723DD">
        <w:rPr>
          <w:color w:val="000000" w:themeColor="text1"/>
          <w:sz w:val="24"/>
          <w:szCs w:val="24"/>
        </w:rPr>
        <w:t xml:space="preserve">Cancelled by Customer  </w:t>
      </w:r>
      <w:r w:rsidR="006E71F0" w:rsidRPr="006E71F0">
        <w:rPr>
          <w:color w:val="000000" w:themeColor="text1"/>
          <w:sz w:val="24"/>
          <w:szCs w:val="24"/>
        </w:rPr>
        <w:t xml:space="preserve">is </w:t>
      </w:r>
      <w:r w:rsidR="009723DD" w:rsidRPr="009723DD">
        <w:rPr>
          <w:color w:val="000000" w:themeColor="text1"/>
          <w:sz w:val="24"/>
          <w:szCs w:val="24"/>
        </w:rPr>
        <w:t xml:space="preserve"> 3782</w:t>
      </w:r>
      <w:r w:rsidR="006E71F0" w:rsidRPr="006E71F0">
        <w:rPr>
          <w:color w:val="000000" w:themeColor="text1"/>
          <w:sz w:val="24"/>
          <w:szCs w:val="24"/>
        </w:rPr>
        <w:t xml:space="preserve"> and </w:t>
      </w:r>
      <w:r w:rsidR="001E5601">
        <w:rPr>
          <w:color w:val="000000" w:themeColor="text1"/>
          <w:sz w:val="24"/>
          <w:szCs w:val="24"/>
        </w:rPr>
        <w:t xml:space="preserve"> </w:t>
      </w:r>
      <w:r w:rsidR="009723DD" w:rsidRPr="009723DD">
        <w:rPr>
          <w:color w:val="000000" w:themeColor="text1"/>
          <w:sz w:val="24"/>
          <w:szCs w:val="24"/>
        </w:rPr>
        <w:t>Incomplete</w:t>
      </w:r>
      <w:r w:rsidR="006E71F0" w:rsidRPr="006E71F0">
        <w:rPr>
          <w:color w:val="000000" w:themeColor="text1"/>
          <w:sz w:val="24"/>
          <w:szCs w:val="24"/>
        </w:rPr>
        <w:t xml:space="preserve"> is 3099.</w:t>
      </w:r>
    </w:p>
    <w:p w14:paraId="4B8CD6AC" w14:textId="3C5CC4C3" w:rsidR="00FD7BFD" w:rsidRDefault="001E5601" w:rsidP="00FD7BFD">
      <w:pPr>
        <w:spacing w:after="120"/>
        <w:rPr>
          <w:color w:val="000000" w:themeColor="text1"/>
          <w:sz w:val="24"/>
          <w:szCs w:val="24"/>
        </w:rPr>
      </w:pPr>
      <w:r w:rsidRPr="006B20BC">
        <w:rPr>
          <w:b/>
          <w:bCs/>
          <w:color w:val="000000" w:themeColor="text1"/>
          <w:sz w:val="28"/>
          <w:szCs w:val="28"/>
        </w:rPr>
        <w:t>Explanation</w:t>
      </w:r>
      <w:r>
        <w:rPr>
          <w:b/>
          <w:bCs/>
          <w:color w:val="000000" w:themeColor="text1"/>
          <w:sz w:val="28"/>
          <w:szCs w:val="28"/>
        </w:rPr>
        <w:t xml:space="preserve">: </w:t>
      </w:r>
      <w:r w:rsidR="00FD7BFD" w:rsidRPr="00FD7BFD">
        <w:rPr>
          <w:color w:val="000000" w:themeColor="text1"/>
          <w:sz w:val="24"/>
          <w:szCs w:val="24"/>
        </w:rPr>
        <w:t xml:space="preserve">The Booking Status column shows the current state of each ride. Most rides are completed successfully, while some are cancelled by the customer or the driver. This helps understand service efficiency, customer </w:t>
      </w:r>
      <w:proofErr w:type="spellStart"/>
      <w:r w:rsidR="00FD7BFD" w:rsidRPr="00FD7BFD">
        <w:rPr>
          <w:color w:val="000000" w:themeColor="text1"/>
          <w:sz w:val="24"/>
          <w:szCs w:val="24"/>
        </w:rPr>
        <w:t>behavior</w:t>
      </w:r>
      <w:proofErr w:type="spellEnd"/>
      <w:r w:rsidR="00FD7BFD" w:rsidRPr="00FD7BFD">
        <w:rPr>
          <w:color w:val="000000" w:themeColor="text1"/>
          <w:sz w:val="24"/>
          <w:szCs w:val="24"/>
        </w:rPr>
        <w:t>, and operational issues.</w:t>
      </w:r>
    </w:p>
    <w:p w14:paraId="6EC5BEA8" w14:textId="77777777" w:rsidR="00D52141" w:rsidRDefault="00D52141" w:rsidP="00FD7BFD">
      <w:pPr>
        <w:spacing w:after="120"/>
        <w:rPr>
          <w:color w:val="000000" w:themeColor="text1"/>
          <w:sz w:val="24"/>
          <w:szCs w:val="24"/>
        </w:rPr>
      </w:pPr>
    </w:p>
    <w:p w14:paraId="4B5C941A" w14:textId="2E88D1C5" w:rsidR="0039458C" w:rsidRDefault="00D52141" w:rsidP="0039458C">
      <w:pPr>
        <w:spacing w:after="120"/>
        <w:rPr>
          <w:b/>
          <w:bCs/>
          <w:color w:val="FF1D1D"/>
          <w:sz w:val="28"/>
          <w:szCs w:val="28"/>
        </w:rPr>
      </w:pPr>
      <w:r w:rsidRPr="0039458C">
        <w:rPr>
          <w:b/>
          <w:bCs/>
          <w:color w:val="FF1D1D"/>
          <w:sz w:val="28"/>
          <w:szCs w:val="28"/>
        </w:rPr>
        <w:t>U</w:t>
      </w:r>
      <w:r w:rsidR="00C94FBD">
        <w:rPr>
          <w:b/>
          <w:bCs/>
          <w:color w:val="FF1D1D"/>
          <w:sz w:val="28"/>
          <w:szCs w:val="28"/>
        </w:rPr>
        <w:t>31</w:t>
      </w:r>
      <w:r w:rsidRPr="0039458C">
        <w:rPr>
          <w:b/>
          <w:bCs/>
          <w:color w:val="FF1D1D"/>
          <w:sz w:val="28"/>
          <w:szCs w:val="28"/>
        </w:rPr>
        <w:t xml:space="preserve">] </w:t>
      </w:r>
      <w:r w:rsidR="0039458C" w:rsidRPr="0039458C">
        <w:rPr>
          <w:b/>
          <w:bCs/>
          <w:color w:val="FF1D1D"/>
          <w:sz w:val="28"/>
          <w:szCs w:val="28"/>
        </w:rPr>
        <w:t>How many unique Customer IDs are present in the dataset?</w:t>
      </w:r>
    </w:p>
    <w:p w14:paraId="33C9D60C" w14:textId="421B49F5" w:rsidR="0039458C" w:rsidRDefault="0039458C" w:rsidP="0039458C">
      <w:pPr>
        <w:spacing w:after="120"/>
        <w:rPr>
          <w:color w:val="0D0D0D" w:themeColor="text1" w:themeTint="F2"/>
          <w:sz w:val="24"/>
          <w:szCs w:val="24"/>
        </w:rPr>
      </w:pPr>
      <w:r w:rsidRPr="0039458C">
        <w:rPr>
          <w:b/>
          <w:bCs/>
          <w:color w:val="0D0D0D" w:themeColor="text1" w:themeTint="F2"/>
          <w:sz w:val="28"/>
          <w:szCs w:val="28"/>
        </w:rPr>
        <w:t>Answer:-</w:t>
      </w:r>
      <w:r w:rsidR="00DA0E2D">
        <w:rPr>
          <w:b/>
          <w:bCs/>
          <w:color w:val="0D0D0D" w:themeColor="text1" w:themeTint="F2"/>
          <w:sz w:val="28"/>
          <w:szCs w:val="28"/>
        </w:rPr>
        <w:t xml:space="preserve"> </w:t>
      </w:r>
      <w:r w:rsidR="00DA0E2D" w:rsidRPr="00C84FC0">
        <w:rPr>
          <w:color w:val="0D0D0D" w:themeColor="text1" w:themeTint="F2"/>
          <w:sz w:val="24"/>
          <w:szCs w:val="24"/>
        </w:rPr>
        <w:t>There are total 48542</w:t>
      </w:r>
      <w:r w:rsidR="00C84FC0" w:rsidRPr="00C84FC0">
        <w:rPr>
          <w:color w:val="0D0D0D" w:themeColor="text1" w:themeTint="F2"/>
          <w:sz w:val="24"/>
          <w:szCs w:val="24"/>
        </w:rPr>
        <w:t xml:space="preserve"> </w:t>
      </w:r>
      <w:r w:rsidR="00C84FC0">
        <w:rPr>
          <w:color w:val="0D0D0D" w:themeColor="text1" w:themeTint="F2"/>
          <w:sz w:val="24"/>
          <w:szCs w:val="24"/>
        </w:rPr>
        <w:t xml:space="preserve">unique </w:t>
      </w:r>
      <w:r w:rsidR="00C84FC0" w:rsidRPr="00C84FC0">
        <w:rPr>
          <w:color w:val="0D0D0D" w:themeColor="text1" w:themeTint="F2"/>
          <w:sz w:val="24"/>
          <w:szCs w:val="24"/>
        </w:rPr>
        <w:t xml:space="preserve">customer </w:t>
      </w:r>
      <w:r w:rsidR="00C84FC0">
        <w:rPr>
          <w:color w:val="0D0D0D" w:themeColor="text1" w:themeTint="F2"/>
          <w:sz w:val="24"/>
          <w:szCs w:val="24"/>
        </w:rPr>
        <w:t>I</w:t>
      </w:r>
      <w:r w:rsidR="00C84FC0" w:rsidRPr="00C84FC0">
        <w:rPr>
          <w:color w:val="0D0D0D" w:themeColor="text1" w:themeTint="F2"/>
          <w:sz w:val="24"/>
          <w:szCs w:val="24"/>
        </w:rPr>
        <w:t>ds are present in the dataset.</w:t>
      </w:r>
    </w:p>
    <w:p w14:paraId="584A77A6" w14:textId="17838C91" w:rsidR="00D52141" w:rsidRDefault="00C84FC0" w:rsidP="00FD7BFD">
      <w:pPr>
        <w:spacing w:after="120"/>
        <w:rPr>
          <w:b/>
          <w:bCs/>
          <w:color w:val="000000" w:themeColor="text1"/>
          <w:sz w:val="28"/>
          <w:szCs w:val="28"/>
        </w:rPr>
      </w:pPr>
      <w:r w:rsidRPr="006B20BC">
        <w:rPr>
          <w:b/>
          <w:bCs/>
          <w:color w:val="000000" w:themeColor="text1"/>
          <w:sz w:val="28"/>
          <w:szCs w:val="28"/>
        </w:rPr>
        <w:t>Explanation</w:t>
      </w:r>
      <w:r>
        <w:rPr>
          <w:b/>
          <w:bCs/>
          <w:color w:val="000000" w:themeColor="text1"/>
          <w:sz w:val="28"/>
          <w:szCs w:val="28"/>
        </w:rPr>
        <w:t xml:space="preserve">: </w:t>
      </w:r>
      <w:r w:rsidR="006A5D5F" w:rsidRPr="00715AA8">
        <w:rPr>
          <w:color w:val="000000" w:themeColor="text1"/>
          <w:sz w:val="24"/>
          <w:szCs w:val="24"/>
        </w:rPr>
        <w:t xml:space="preserve">in my dataset there are 50,000 </w:t>
      </w:r>
      <w:r w:rsidR="00AC1D94" w:rsidRPr="00715AA8">
        <w:rPr>
          <w:color w:val="000000" w:themeColor="text1"/>
          <w:sz w:val="24"/>
          <w:szCs w:val="24"/>
        </w:rPr>
        <w:t>rows . F</w:t>
      </w:r>
      <w:r w:rsidR="006A5D5F" w:rsidRPr="00715AA8">
        <w:rPr>
          <w:color w:val="000000" w:themeColor="text1"/>
          <w:sz w:val="24"/>
          <w:szCs w:val="24"/>
        </w:rPr>
        <w:t xml:space="preserve">rom this there are </w:t>
      </w:r>
      <w:r w:rsidR="00AC1D94" w:rsidRPr="00715AA8">
        <w:rPr>
          <w:color w:val="000000" w:themeColor="text1"/>
          <w:sz w:val="24"/>
          <w:szCs w:val="24"/>
        </w:rPr>
        <w:t>48542 customer Ids are present</w:t>
      </w:r>
      <w:r w:rsidR="00CA4A56">
        <w:rPr>
          <w:color w:val="000000" w:themeColor="text1"/>
          <w:sz w:val="24"/>
          <w:szCs w:val="24"/>
        </w:rPr>
        <w:t xml:space="preserve"> it  can take only once</w:t>
      </w:r>
      <w:r w:rsidR="00AC1D94" w:rsidRPr="00715AA8">
        <w:rPr>
          <w:color w:val="000000" w:themeColor="text1"/>
          <w:sz w:val="24"/>
          <w:szCs w:val="24"/>
        </w:rPr>
        <w:t xml:space="preserve"> </w:t>
      </w:r>
      <w:r w:rsidR="00CA4A56">
        <w:rPr>
          <w:color w:val="000000" w:themeColor="text1"/>
          <w:sz w:val="24"/>
          <w:szCs w:val="24"/>
        </w:rPr>
        <w:t xml:space="preserve">. and other customer can </w:t>
      </w:r>
      <w:r w:rsidR="00F3634B">
        <w:rPr>
          <w:color w:val="000000" w:themeColor="text1"/>
          <w:sz w:val="24"/>
          <w:szCs w:val="24"/>
        </w:rPr>
        <w:t>repeat the customer ids .</w:t>
      </w:r>
      <w:r w:rsidR="00715AA8" w:rsidRPr="00715AA8">
        <w:rPr>
          <w:color w:val="000000" w:themeColor="text1"/>
          <w:sz w:val="24"/>
          <w:szCs w:val="24"/>
        </w:rPr>
        <w:t>This helps us know how many different customers used the service, without counting the same customer multiple times</w:t>
      </w:r>
      <w:r w:rsidR="00715AA8" w:rsidRPr="00715AA8">
        <w:rPr>
          <w:b/>
          <w:bCs/>
          <w:color w:val="000000" w:themeColor="text1"/>
          <w:sz w:val="28"/>
          <w:szCs w:val="28"/>
        </w:rPr>
        <w:t>.</w:t>
      </w:r>
    </w:p>
    <w:p w14:paraId="1C6A85E9" w14:textId="77777777" w:rsidR="00F3634B" w:rsidRDefault="00F3634B" w:rsidP="00FD7BFD">
      <w:pPr>
        <w:spacing w:after="120"/>
        <w:rPr>
          <w:b/>
          <w:bCs/>
          <w:color w:val="000000" w:themeColor="text1"/>
          <w:sz w:val="28"/>
          <w:szCs w:val="28"/>
        </w:rPr>
      </w:pPr>
    </w:p>
    <w:p w14:paraId="28AA24F8" w14:textId="26BB2FBC" w:rsidR="000D5CB7" w:rsidRDefault="00F3634B" w:rsidP="000D5CB7">
      <w:pPr>
        <w:spacing w:after="120"/>
        <w:rPr>
          <w:b/>
          <w:bCs/>
          <w:color w:val="FF1D1D"/>
          <w:sz w:val="28"/>
          <w:szCs w:val="28"/>
        </w:rPr>
      </w:pPr>
      <w:r w:rsidRPr="000D5CB7">
        <w:rPr>
          <w:b/>
          <w:bCs/>
          <w:color w:val="FF1D1D"/>
          <w:sz w:val="28"/>
          <w:szCs w:val="28"/>
        </w:rPr>
        <w:t>U</w:t>
      </w:r>
      <w:r w:rsidR="001C0E5E">
        <w:rPr>
          <w:b/>
          <w:bCs/>
          <w:color w:val="FF1D1D"/>
          <w:sz w:val="28"/>
          <w:szCs w:val="28"/>
        </w:rPr>
        <w:t>32</w:t>
      </w:r>
      <w:r w:rsidRPr="000D5CB7">
        <w:rPr>
          <w:b/>
          <w:bCs/>
          <w:color w:val="FF1D1D"/>
          <w:sz w:val="28"/>
          <w:szCs w:val="28"/>
        </w:rPr>
        <w:t xml:space="preserve">] </w:t>
      </w:r>
      <w:r w:rsidR="000D5CB7" w:rsidRPr="000D5CB7">
        <w:rPr>
          <w:b/>
          <w:bCs/>
          <w:color w:val="FF1D1D"/>
          <w:sz w:val="28"/>
          <w:szCs w:val="28"/>
        </w:rPr>
        <w:t>Which are the top 10 most frequently used Customer IDs in the dataset?</w:t>
      </w:r>
    </w:p>
    <w:p w14:paraId="1030D2FD" w14:textId="0BC4B52C" w:rsidR="00FD049B" w:rsidRDefault="009A26BB" w:rsidP="00FD049B">
      <w:pPr>
        <w:spacing w:after="120"/>
        <w:rPr>
          <w:color w:val="000000" w:themeColor="text1"/>
          <w:sz w:val="24"/>
          <w:szCs w:val="24"/>
        </w:rPr>
      </w:pPr>
      <w:r w:rsidRPr="0037471F">
        <w:rPr>
          <w:b/>
          <w:bCs/>
          <w:color w:val="000000" w:themeColor="text1"/>
          <w:sz w:val="28"/>
          <w:szCs w:val="28"/>
        </w:rPr>
        <w:t>Answer:</w:t>
      </w:r>
      <w:r w:rsidR="00EE5CA0" w:rsidRPr="0037471F">
        <w:rPr>
          <w:b/>
          <w:bCs/>
          <w:color w:val="000000" w:themeColor="text1"/>
          <w:sz w:val="28"/>
          <w:szCs w:val="28"/>
        </w:rPr>
        <w:t xml:space="preserve">- </w:t>
      </w:r>
      <w:r w:rsidR="003B612D" w:rsidRPr="003B612D">
        <w:rPr>
          <w:color w:val="000000" w:themeColor="text1"/>
          <w:sz w:val="24"/>
          <w:szCs w:val="24"/>
        </w:rPr>
        <w:t xml:space="preserve">The top 10 most frequently used Customer IDs are: </w:t>
      </w:r>
      <w:r w:rsidR="00FD049B" w:rsidRPr="003B612D">
        <w:rPr>
          <w:color w:val="000000" w:themeColor="text1"/>
          <w:sz w:val="24"/>
          <w:szCs w:val="24"/>
        </w:rPr>
        <w:t>329258,</w:t>
      </w:r>
      <w:r w:rsidR="00FD049B" w:rsidRPr="00FD049B">
        <w:rPr>
          <w:color w:val="000000" w:themeColor="text1"/>
          <w:sz w:val="24"/>
          <w:szCs w:val="24"/>
        </w:rPr>
        <w:t>201414</w:t>
      </w:r>
      <w:r w:rsidR="00FD049B" w:rsidRPr="003B612D">
        <w:rPr>
          <w:color w:val="000000" w:themeColor="text1"/>
          <w:sz w:val="24"/>
          <w:szCs w:val="24"/>
        </w:rPr>
        <w:t>,</w:t>
      </w:r>
      <w:r w:rsidR="00FD049B" w:rsidRPr="00FD049B">
        <w:rPr>
          <w:color w:val="000000" w:themeColor="text1"/>
          <w:sz w:val="24"/>
          <w:szCs w:val="24"/>
        </w:rPr>
        <w:t>301629</w:t>
      </w:r>
      <w:r w:rsidR="00FD049B" w:rsidRPr="003B612D">
        <w:rPr>
          <w:color w:val="000000" w:themeColor="text1"/>
          <w:sz w:val="24"/>
          <w:szCs w:val="24"/>
        </w:rPr>
        <w:t>,</w:t>
      </w:r>
      <w:r w:rsidR="00FD049B" w:rsidRPr="00FD049B">
        <w:rPr>
          <w:color w:val="000000" w:themeColor="text1"/>
          <w:sz w:val="24"/>
          <w:szCs w:val="24"/>
        </w:rPr>
        <w:t>319684</w:t>
      </w:r>
      <w:r w:rsidR="00FD049B" w:rsidRPr="003B612D">
        <w:rPr>
          <w:color w:val="000000" w:themeColor="text1"/>
          <w:sz w:val="24"/>
          <w:szCs w:val="24"/>
        </w:rPr>
        <w:t>,</w:t>
      </w:r>
      <w:r w:rsidR="00FD049B" w:rsidRPr="00FD049B">
        <w:rPr>
          <w:color w:val="000000" w:themeColor="text1"/>
          <w:sz w:val="24"/>
          <w:szCs w:val="24"/>
        </w:rPr>
        <w:t>330283</w:t>
      </w:r>
      <w:r w:rsidR="005C4F7F" w:rsidRPr="003B612D">
        <w:rPr>
          <w:color w:val="000000" w:themeColor="text1"/>
          <w:sz w:val="24"/>
          <w:szCs w:val="24"/>
        </w:rPr>
        <w:t>,</w:t>
      </w:r>
      <w:r w:rsidR="00FD049B" w:rsidRPr="00FD049B">
        <w:rPr>
          <w:color w:val="000000" w:themeColor="text1"/>
          <w:sz w:val="24"/>
          <w:szCs w:val="24"/>
        </w:rPr>
        <w:t>787277</w:t>
      </w:r>
      <w:r w:rsidR="005C4F7F" w:rsidRPr="003B612D">
        <w:rPr>
          <w:color w:val="000000" w:themeColor="text1"/>
          <w:sz w:val="24"/>
          <w:szCs w:val="24"/>
        </w:rPr>
        <w:t>,</w:t>
      </w:r>
      <w:r w:rsidR="00FD049B" w:rsidRPr="00FD049B">
        <w:rPr>
          <w:color w:val="000000" w:themeColor="text1"/>
          <w:sz w:val="24"/>
          <w:szCs w:val="24"/>
        </w:rPr>
        <w:t>329974</w:t>
      </w:r>
      <w:r w:rsidR="005C4F7F" w:rsidRPr="003B612D">
        <w:rPr>
          <w:color w:val="000000" w:themeColor="text1"/>
          <w:sz w:val="24"/>
          <w:szCs w:val="24"/>
        </w:rPr>
        <w:t>,</w:t>
      </w:r>
      <w:r w:rsidR="00FD049B" w:rsidRPr="00FD049B">
        <w:rPr>
          <w:color w:val="000000" w:themeColor="text1"/>
          <w:sz w:val="24"/>
          <w:szCs w:val="24"/>
        </w:rPr>
        <w:t>663054</w:t>
      </w:r>
      <w:r w:rsidR="005C4F7F" w:rsidRPr="003B612D">
        <w:rPr>
          <w:color w:val="000000" w:themeColor="text1"/>
          <w:sz w:val="24"/>
          <w:szCs w:val="24"/>
        </w:rPr>
        <w:t>,</w:t>
      </w:r>
      <w:r w:rsidR="00FD049B" w:rsidRPr="00FD049B">
        <w:rPr>
          <w:color w:val="000000" w:themeColor="text1"/>
          <w:sz w:val="24"/>
          <w:szCs w:val="24"/>
        </w:rPr>
        <w:t>656116</w:t>
      </w:r>
      <w:r w:rsidR="005C4F7F" w:rsidRPr="003B612D">
        <w:rPr>
          <w:color w:val="000000" w:themeColor="text1"/>
          <w:sz w:val="24"/>
          <w:szCs w:val="24"/>
        </w:rPr>
        <w:t>,</w:t>
      </w:r>
      <w:r w:rsidR="00FD049B" w:rsidRPr="00FD049B">
        <w:rPr>
          <w:color w:val="000000" w:themeColor="text1"/>
          <w:sz w:val="24"/>
          <w:szCs w:val="24"/>
        </w:rPr>
        <w:t>676510</w:t>
      </w:r>
      <w:r w:rsidR="003B612D">
        <w:rPr>
          <w:color w:val="000000" w:themeColor="text1"/>
          <w:sz w:val="24"/>
          <w:szCs w:val="24"/>
        </w:rPr>
        <w:t>.</w:t>
      </w:r>
    </w:p>
    <w:p w14:paraId="3A69EB7E" w14:textId="638A01AB" w:rsidR="003B612D" w:rsidRDefault="003B612D" w:rsidP="00FD049B">
      <w:pPr>
        <w:spacing w:after="120"/>
        <w:rPr>
          <w:color w:val="000000" w:themeColor="text1"/>
          <w:sz w:val="24"/>
          <w:szCs w:val="24"/>
        </w:rPr>
      </w:pPr>
      <w:r w:rsidRPr="006B20BC">
        <w:rPr>
          <w:b/>
          <w:bCs/>
          <w:color w:val="000000" w:themeColor="text1"/>
          <w:sz w:val="28"/>
          <w:szCs w:val="28"/>
        </w:rPr>
        <w:t>Explanation</w:t>
      </w:r>
      <w:r>
        <w:rPr>
          <w:b/>
          <w:bCs/>
          <w:color w:val="000000" w:themeColor="text1"/>
          <w:sz w:val="28"/>
          <w:szCs w:val="28"/>
        </w:rPr>
        <w:t xml:space="preserve">: </w:t>
      </w:r>
      <w:r w:rsidR="005B1EB0" w:rsidRPr="005B1EB0">
        <w:rPr>
          <w:color w:val="000000" w:themeColor="text1"/>
          <w:sz w:val="24"/>
          <w:szCs w:val="24"/>
        </w:rPr>
        <w:t>The Customer ID column shows which customer made each booking. By counting the frequency of each Customer ID, we can identify the most active customers. These top 10 IDs represent the loyal users who book rides most often, which can help in customer retention strategies.</w:t>
      </w:r>
    </w:p>
    <w:p w14:paraId="3B79C609" w14:textId="77777777" w:rsidR="001C0E5E" w:rsidRDefault="001C0E5E" w:rsidP="00FD049B">
      <w:pPr>
        <w:spacing w:after="120"/>
        <w:rPr>
          <w:color w:val="000000" w:themeColor="text1"/>
          <w:sz w:val="24"/>
          <w:szCs w:val="24"/>
        </w:rPr>
      </w:pPr>
    </w:p>
    <w:p w14:paraId="5BDE6024" w14:textId="616C7AE7" w:rsidR="001C0E5E" w:rsidRPr="00EC5D10" w:rsidRDefault="00936147" w:rsidP="00FD049B">
      <w:pPr>
        <w:spacing w:after="120"/>
        <w:rPr>
          <w:b/>
          <w:bCs/>
          <w:color w:val="EE0000"/>
          <w:sz w:val="28"/>
          <w:szCs w:val="28"/>
        </w:rPr>
      </w:pPr>
      <w:r w:rsidRPr="00EC5D10">
        <w:rPr>
          <w:b/>
          <w:bCs/>
          <w:color w:val="EE0000"/>
          <w:sz w:val="28"/>
          <w:szCs w:val="28"/>
        </w:rPr>
        <w:lastRenderedPageBreak/>
        <w:t>U33] How many rides were booked by the most frequent customer?</w:t>
      </w:r>
    </w:p>
    <w:p w14:paraId="277C65A4" w14:textId="521BE0B9" w:rsidR="00F84B65" w:rsidRPr="00F84B65" w:rsidRDefault="00F84B65" w:rsidP="00F84B65">
      <w:pPr>
        <w:spacing w:after="120"/>
        <w:rPr>
          <w:color w:val="000000" w:themeColor="text1"/>
          <w:sz w:val="24"/>
          <w:szCs w:val="24"/>
        </w:rPr>
      </w:pPr>
      <w:r w:rsidRPr="00160F78">
        <w:rPr>
          <w:b/>
          <w:bCs/>
          <w:color w:val="000000" w:themeColor="text1"/>
          <w:sz w:val="28"/>
          <w:szCs w:val="28"/>
        </w:rPr>
        <w:t>Answer</w:t>
      </w:r>
      <w:r w:rsidRPr="00F84B65">
        <w:rPr>
          <w:b/>
          <w:bCs/>
          <w:color w:val="000000" w:themeColor="text1"/>
          <w:sz w:val="24"/>
          <w:szCs w:val="24"/>
        </w:rPr>
        <w:t>:</w:t>
      </w:r>
      <w:r w:rsidRPr="00F84B65">
        <w:rPr>
          <w:color w:val="000000" w:themeColor="text1"/>
          <w:sz w:val="24"/>
          <w:szCs w:val="24"/>
        </w:rPr>
        <w:t xml:space="preserve"> The most frequent customer booked </w:t>
      </w:r>
      <w:r w:rsidR="00C6406E" w:rsidRPr="004B1CA4">
        <w:rPr>
          <w:color w:val="000000" w:themeColor="text1"/>
          <w:sz w:val="24"/>
          <w:szCs w:val="24"/>
        </w:rPr>
        <w:t>3</w:t>
      </w:r>
      <w:r w:rsidRPr="004B1CA4">
        <w:rPr>
          <w:color w:val="000000" w:themeColor="text1"/>
          <w:sz w:val="24"/>
          <w:szCs w:val="24"/>
        </w:rPr>
        <w:t xml:space="preserve"> rides</w:t>
      </w:r>
      <w:r w:rsidRPr="00F84B65">
        <w:rPr>
          <w:color w:val="000000" w:themeColor="text1"/>
          <w:sz w:val="24"/>
          <w:szCs w:val="24"/>
        </w:rPr>
        <w:t>.</w:t>
      </w:r>
    </w:p>
    <w:p w14:paraId="6A541726" w14:textId="580F6872" w:rsidR="00F84B65" w:rsidRDefault="00F84B65" w:rsidP="00F84B65">
      <w:pPr>
        <w:spacing w:after="120"/>
        <w:rPr>
          <w:color w:val="000000" w:themeColor="text1"/>
          <w:sz w:val="24"/>
          <w:szCs w:val="24"/>
        </w:rPr>
      </w:pPr>
      <w:r w:rsidRPr="00160F78">
        <w:rPr>
          <w:b/>
          <w:bCs/>
          <w:color w:val="000000" w:themeColor="text1"/>
          <w:sz w:val="28"/>
          <w:szCs w:val="28"/>
        </w:rPr>
        <w:t>Explanation</w:t>
      </w:r>
      <w:r w:rsidRPr="004B1CA4">
        <w:rPr>
          <w:color w:val="000000" w:themeColor="text1"/>
          <w:sz w:val="24"/>
          <w:szCs w:val="24"/>
        </w:rPr>
        <w:t>:</w:t>
      </w:r>
      <w:r w:rsidRPr="00F84B65">
        <w:rPr>
          <w:color w:val="000000" w:themeColor="text1"/>
          <w:sz w:val="24"/>
          <w:szCs w:val="24"/>
        </w:rPr>
        <w:t xml:space="preserve"> By checking the frequency of each </w:t>
      </w:r>
      <w:r w:rsidRPr="004B1CA4">
        <w:rPr>
          <w:color w:val="000000" w:themeColor="text1"/>
          <w:sz w:val="24"/>
          <w:szCs w:val="24"/>
        </w:rPr>
        <w:t>Customer ID</w:t>
      </w:r>
      <w:r w:rsidRPr="00F84B65">
        <w:rPr>
          <w:color w:val="000000" w:themeColor="text1"/>
          <w:sz w:val="24"/>
          <w:szCs w:val="24"/>
        </w:rPr>
        <w:t xml:space="preserve">, we find that the highest booking count is </w:t>
      </w:r>
      <w:r w:rsidR="00C6406E" w:rsidRPr="004B1CA4">
        <w:rPr>
          <w:color w:val="000000" w:themeColor="text1"/>
          <w:sz w:val="24"/>
          <w:szCs w:val="24"/>
        </w:rPr>
        <w:t>3</w:t>
      </w:r>
      <w:r w:rsidRPr="004B1CA4">
        <w:rPr>
          <w:color w:val="000000" w:themeColor="text1"/>
          <w:sz w:val="24"/>
          <w:szCs w:val="24"/>
        </w:rPr>
        <w:t xml:space="preserve"> rides</w:t>
      </w:r>
      <w:r w:rsidRPr="00F84B65">
        <w:rPr>
          <w:color w:val="000000" w:themeColor="text1"/>
          <w:sz w:val="24"/>
          <w:szCs w:val="24"/>
        </w:rPr>
        <w:t>. This means the most loyal customer in the dataset used the service 16 times in the given period.</w:t>
      </w:r>
    </w:p>
    <w:p w14:paraId="305CF9DD" w14:textId="77777777" w:rsidR="008F397B" w:rsidRPr="00447D94" w:rsidRDefault="008F397B" w:rsidP="00F84B65">
      <w:pPr>
        <w:spacing w:after="120"/>
        <w:rPr>
          <w:b/>
          <w:bCs/>
          <w:color w:val="EE0000"/>
          <w:sz w:val="28"/>
          <w:szCs w:val="28"/>
        </w:rPr>
      </w:pPr>
    </w:p>
    <w:p w14:paraId="2FD6C867" w14:textId="2647BAC3" w:rsidR="008F397B" w:rsidRDefault="008F397B" w:rsidP="00F84B65">
      <w:pPr>
        <w:spacing w:after="120"/>
        <w:rPr>
          <w:color w:val="000000" w:themeColor="text1"/>
          <w:sz w:val="24"/>
          <w:szCs w:val="24"/>
        </w:rPr>
      </w:pPr>
      <w:r w:rsidRPr="00447D94">
        <w:rPr>
          <w:b/>
          <w:bCs/>
          <w:color w:val="EE0000"/>
          <w:sz w:val="28"/>
          <w:szCs w:val="28"/>
        </w:rPr>
        <w:t>U34] Which customer booked the minimum rides</w:t>
      </w:r>
    </w:p>
    <w:p w14:paraId="004D80DF" w14:textId="77777777" w:rsidR="00767D39" w:rsidRPr="00767D39" w:rsidRDefault="00767D39" w:rsidP="00767D39">
      <w:pPr>
        <w:spacing w:after="120"/>
        <w:rPr>
          <w:color w:val="000000" w:themeColor="text1"/>
          <w:sz w:val="24"/>
          <w:szCs w:val="24"/>
        </w:rPr>
      </w:pPr>
      <w:r w:rsidRPr="00160F78">
        <w:rPr>
          <w:b/>
          <w:bCs/>
          <w:color w:val="000000" w:themeColor="text1"/>
          <w:sz w:val="28"/>
          <w:szCs w:val="28"/>
        </w:rPr>
        <w:t>Answer</w:t>
      </w:r>
      <w:r w:rsidRPr="00767D39">
        <w:rPr>
          <w:b/>
          <w:bCs/>
          <w:color w:val="000000" w:themeColor="text1"/>
          <w:sz w:val="24"/>
          <w:szCs w:val="24"/>
        </w:rPr>
        <w:t>:</w:t>
      </w:r>
      <w:r w:rsidRPr="00767D39">
        <w:rPr>
          <w:color w:val="000000" w:themeColor="text1"/>
          <w:sz w:val="24"/>
          <w:szCs w:val="24"/>
        </w:rPr>
        <w:t xml:space="preserve"> Many customers booked only </w:t>
      </w:r>
      <w:r w:rsidRPr="00447D94">
        <w:rPr>
          <w:color w:val="000000" w:themeColor="text1"/>
          <w:sz w:val="24"/>
          <w:szCs w:val="24"/>
        </w:rPr>
        <w:t>1 ride</w:t>
      </w:r>
      <w:r w:rsidRPr="00767D39">
        <w:rPr>
          <w:color w:val="000000" w:themeColor="text1"/>
          <w:sz w:val="24"/>
          <w:szCs w:val="24"/>
        </w:rPr>
        <w:t>, which is the minimum.</w:t>
      </w:r>
    </w:p>
    <w:p w14:paraId="3855A0A9" w14:textId="27ACA97D" w:rsidR="00767D39" w:rsidRPr="00767D39" w:rsidRDefault="00767D39" w:rsidP="00767D39">
      <w:pPr>
        <w:spacing w:after="120"/>
        <w:rPr>
          <w:color w:val="000000" w:themeColor="text1"/>
          <w:sz w:val="24"/>
          <w:szCs w:val="24"/>
        </w:rPr>
      </w:pPr>
      <w:r w:rsidRPr="00160F78">
        <w:rPr>
          <w:b/>
          <w:bCs/>
          <w:color w:val="000000" w:themeColor="text1"/>
          <w:sz w:val="28"/>
          <w:szCs w:val="28"/>
        </w:rPr>
        <w:t>Explanation</w:t>
      </w:r>
      <w:r w:rsidRPr="00447D94">
        <w:rPr>
          <w:color w:val="000000" w:themeColor="text1"/>
          <w:sz w:val="24"/>
          <w:szCs w:val="24"/>
        </w:rPr>
        <w:t>:</w:t>
      </w:r>
      <w:r w:rsidRPr="00767D39">
        <w:rPr>
          <w:color w:val="000000" w:themeColor="text1"/>
          <w:sz w:val="24"/>
          <w:szCs w:val="24"/>
        </w:rPr>
        <w:t xml:space="preserve"> When we check the frequency of each </w:t>
      </w:r>
      <w:r w:rsidRPr="00447D94">
        <w:rPr>
          <w:color w:val="000000" w:themeColor="text1"/>
          <w:sz w:val="24"/>
          <w:szCs w:val="24"/>
        </w:rPr>
        <w:t>Customer ID</w:t>
      </w:r>
      <w:r w:rsidRPr="00767D39">
        <w:rPr>
          <w:color w:val="000000" w:themeColor="text1"/>
          <w:sz w:val="24"/>
          <w:szCs w:val="24"/>
        </w:rPr>
        <w:t xml:space="preserve">, the lowest count is </w:t>
      </w:r>
      <w:r w:rsidRPr="00447D94">
        <w:rPr>
          <w:color w:val="000000" w:themeColor="text1"/>
          <w:sz w:val="24"/>
          <w:szCs w:val="24"/>
        </w:rPr>
        <w:t>1</w:t>
      </w:r>
      <w:r w:rsidRPr="00767D39">
        <w:rPr>
          <w:color w:val="000000" w:themeColor="text1"/>
          <w:sz w:val="24"/>
          <w:szCs w:val="24"/>
        </w:rPr>
        <w:t>. This shows that a large number of customers used the service just once, which is common in ride-hailing platforms where many users try the service occasionally.</w:t>
      </w:r>
    </w:p>
    <w:p w14:paraId="4F6C5900" w14:textId="77777777" w:rsidR="00767D39" w:rsidRDefault="00767D39" w:rsidP="00F84B65">
      <w:pPr>
        <w:spacing w:after="120"/>
        <w:rPr>
          <w:color w:val="000000" w:themeColor="text1"/>
          <w:sz w:val="24"/>
          <w:szCs w:val="24"/>
        </w:rPr>
      </w:pPr>
    </w:p>
    <w:p w14:paraId="37D5FFE6" w14:textId="6108C50E" w:rsidR="00AF18E3" w:rsidRPr="00447D94" w:rsidRDefault="00AF18E3" w:rsidP="00F84B65">
      <w:pPr>
        <w:spacing w:after="120"/>
        <w:rPr>
          <w:b/>
          <w:bCs/>
          <w:color w:val="EE0000"/>
          <w:sz w:val="28"/>
          <w:szCs w:val="28"/>
        </w:rPr>
      </w:pPr>
      <w:r w:rsidRPr="00447D94">
        <w:rPr>
          <w:b/>
          <w:bCs/>
          <w:color w:val="EE0000"/>
          <w:sz w:val="28"/>
          <w:szCs w:val="28"/>
        </w:rPr>
        <w:t>U35] How many customers booked only 1 ride?</w:t>
      </w:r>
    </w:p>
    <w:p w14:paraId="4A980EC3" w14:textId="77777777" w:rsidR="00E74B06" w:rsidRPr="00447D94" w:rsidRDefault="00E74B06" w:rsidP="00E74B06">
      <w:pPr>
        <w:spacing w:after="120"/>
        <w:rPr>
          <w:color w:val="000000" w:themeColor="text1"/>
          <w:sz w:val="24"/>
          <w:szCs w:val="24"/>
        </w:rPr>
      </w:pPr>
      <w:r w:rsidRPr="00160F78">
        <w:rPr>
          <w:b/>
          <w:bCs/>
          <w:color w:val="000000" w:themeColor="text1"/>
          <w:sz w:val="28"/>
          <w:szCs w:val="28"/>
        </w:rPr>
        <w:t>Answer</w:t>
      </w:r>
      <w:r w:rsidRPr="00447D94">
        <w:rPr>
          <w:color w:val="000000" w:themeColor="text1"/>
          <w:sz w:val="24"/>
          <w:szCs w:val="24"/>
        </w:rPr>
        <w:t>: A total of 47,359 customers booked only 1 ride.</w:t>
      </w:r>
    </w:p>
    <w:p w14:paraId="467B3DF5" w14:textId="17DC6639" w:rsidR="00E74B06" w:rsidRPr="00447D94" w:rsidRDefault="00E74B06" w:rsidP="00E74B06">
      <w:pPr>
        <w:spacing w:after="120"/>
        <w:rPr>
          <w:color w:val="000000" w:themeColor="text1"/>
          <w:sz w:val="24"/>
          <w:szCs w:val="24"/>
        </w:rPr>
      </w:pPr>
      <w:r w:rsidRPr="00160F78">
        <w:rPr>
          <w:b/>
          <w:bCs/>
          <w:color w:val="000000" w:themeColor="text1"/>
          <w:sz w:val="28"/>
          <w:szCs w:val="28"/>
        </w:rPr>
        <w:t>Explanation</w:t>
      </w:r>
      <w:r w:rsidRPr="00447D94">
        <w:rPr>
          <w:color w:val="000000" w:themeColor="text1"/>
          <w:sz w:val="24"/>
          <w:szCs w:val="24"/>
        </w:rPr>
        <w:t xml:space="preserve">: By counting how many Customer IDs appear exactly once in the dataset, we find that 47,359 customers used the service for just one ride. This shows that most users tried the service only once, which highlights a potential challenge in customer retention. </w:t>
      </w:r>
    </w:p>
    <w:p w14:paraId="4E36B1BD" w14:textId="2E794136" w:rsidR="00AF18E3" w:rsidRPr="00447D94" w:rsidRDefault="00E7402A" w:rsidP="00F84B65">
      <w:pPr>
        <w:spacing w:after="120"/>
        <w:rPr>
          <w:b/>
          <w:bCs/>
          <w:color w:val="EE0000"/>
          <w:sz w:val="28"/>
          <w:szCs w:val="28"/>
        </w:rPr>
      </w:pPr>
      <w:r w:rsidRPr="00447D94">
        <w:rPr>
          <w:b/>
          <w:bCs/>
          <w:color w:val="EE0000"/>
          <w:sz w:val="28"/>
          <w:szCs w:val="28"/>
        </w:rPr>
        <w:t>U36] How many customers booked more than 10 rides?</w:t>
      </w:r>
    </w:p>
    <w:p w14:paraId="0146A80F" w14:textId="77777777" w:rsidR="006002E9" w:rsidRPr="006002E9" w:rsidRDefault="006002E9" w:rsidP="006002E9">
      <w:pPr>
        <w:spacing w:after="120"/>
        <w:rPr>
          <w:color w:val="000000" w:themeColor="text1"/>
          <w:sz w:val="24"/>
          <w:szCs w:val="24"/>
        </w:rPr>
      </w:pPr>
      <w:r w:rsidRPr="00160F78">
        <w:rPr>
          <w:b/>
          <w:bCs/>
          <w:color w:val="000000" w:themeColor="text1"/>
          <w:sz w:val="28"/>
          <w:szCs w:val="28"/>
        </w:rPr>
        <w:t>Answer</w:t>
      </w:r>
      <w:r w:rsidRPr="006002E9">
        <w:rPr>
          <w:b/>
          <w:bCs/>
          <w:color w:val="000000" w:themeColor="text1"/>
          <w:sz w:val="24"/>
          <w:szCs w:val="24"/>
        </w:rPr>
        <w:t>:</w:t>
      </w:r>
      <w:r w:rsidRPr="006002E9">
        <w:rPr>
          <w:color w:val="000000" w:themeColor="text1"/>
          <w:sz w:val="24"/>
          <w:szCs w:val="24"/>
        </w:rPr>
        <w:t xml:space="preserve"> </w:t>
      </w:r>
      <w:r w:rsidRPr="00447D94">
        <w:rPr>
          <w:color w:val="000000" w:themeColor="text1"/>
          <w:sz w:val="24"/>
          <w:szCs w:val="24"/>
        </w:rPr>
        <w:t>0 customers</w:t>
      </w:r>
      <w:r w:rsidRPr="006002E9">
        <w:rPr>
          <w:color w:val="000000" w:themeColor="text1"/>
          <w:sz w:val="24"/>
          <w:szCs w:val="24"/>
        </w:rPr>
        <w:t xml:space="preserve"> booked more than </w:t>
      </w:r>
      <w:r w:rsidRPr="00447D94">
        <w:rPr>
          <w:color w:val="000000" w:themeColor="text1"/>
          <w:sz w:val="24"/>
          <w:szCs w:val="24"/>
        </w:rPr>
        <w:t>10 rides</w:t>
      </w:r>
      <w:r w:rsidRPr="006002E9">
        <w:rPr>
          <w:color w:val="000000" w:themeColor="text1"/>
          <w:sz w:val="24"/>
          <w:szCs w:val="24"/>
        </w:rPr>
        <w:t>.</w:t>
      </w:r>
    </w:p>
    <w:p w14:paraId="0EAA09FD" w14:textId="56C92838" w:rsidR="006002E9" w:rsidRPr="006002E9" w:rsidRDefault="006002E9" w:rsidP="006002E9">
      <w:pPr>
        <w:spacing w:after="120"/>
        <w:rPr>
          <w:color w:val="000000" w:themeColor="text1"/>
          <w:sz w:val="24"/>
          <w:szCs w:val="24"/>
        </w:rPr>
      </w:pPr>
      <w:r w:rsidRPr="00160F78">
        <w:rPr>
          <w:b/>
          <w:bCs/>
          <w:color w:val="000000" w:themeColor="text1"/>
          <w:sz w:val="28"/>
          <w:szCs w:val="28"/>
        </w:rPr>
        <w:t>Explanation</w:t>
      </w:r>
      <w:r w:rsidRPr="00447D94">
        <w:rPr>
          <w:color w:val="000000" w:themeColor="text1"/>
          <w:sz w:val="24"/>
          <w:szCs w:val="24"/>
        </w:rPr>
        <w:t>:</w:t>
      </w:r>
      <w:r w:rsidRPr="006002E9">
        <w:rPr>
          <w:color w:val="000000" w:themeColor="text1"/>
          <w:sz w:val="24"/>
          <w:szCs w:val="24"/>
        </w:rPr>
        <w:t xml:space="preserve"> After checking the frequency of each </w:t>
      </w:r>
      <w:r w:rsidRPr="00447D94">
        <w:rPr>
          <w:color w:val="000000" w:themeColor="text1"/>
          <w:sz w:val="24"/>
          <w:szCs w:val="24"/>
        </w:rPr>
        <w:t>Customer ID</w:t>
      </w:r>
      <w:r w:rsidRPr="006002E9">
        <w:rPr>
          <w:color w:val="000000" w:themeColor="text1"/>
          <w:sz w:val="24"/>
          <w:szCs w:val="24"/>
        </w:rPr>
        <w:t xml:space="preserve">, none of the customers booked more than 10 rides in this dataset. This means all users booked 10 or fewer rides during the recorded period. </w:t>
      </w:r>
    </w:p>
    <w:p w14:paraId="09FC865E" w14:textId="77777777" w:rsidR="00E7402A" w:rsidRDefault="00E7402A" w:rsidP="00F84B65">
      <w:pPr>
        <w:spacing w:after="120"/>
        <w:rPr>
          <w:color w:val="000000" w:themeColor="text1"/>
          <w:sz w:val="24"/>
          <w:szCs w:val="24"/>
        </w:rPr>
      </w:pPr>
    </w:p>
    <w:p w14:paraId="48FD1997" w14:textId="3DC75466" w:rsidR="006002E9" w:rsidRPr="00447D94" w:rsidRDefault="006002E9" w:rsidP="00F84B65">
      <w:pPr>
        <w:spacing w:after="120"/>
        <w:rPr>
          <w:b/>
          <w:bCs/>
          <w:color w:val="EE0000"/>
          <w:sz w:val="28"/>
          <w:szCs w:val="28"/>
        </w:rPr>
      </w:pPr>
      <w:r w:rsidRPr="00447D94">
        <w:rPr>
          <w:b/>
          <w:bCs/>
          <w:color w:val="EE0000"/>
          <w:sz w:val="28"/>
          <w:szCs w:val="28"/>
        </w:rPr>
        <w:t>U37] What is the average number of rides per customer?</w:t>
      </w:r>
    </w:p>
    <w:p w14:paraId="26BDD35C" w14:textId="77777777" w:rsidR="0007718B" w:rsidRPr="0007718B" w:rsidRDefault="0007718B" w:rsidP="0007718B">
      <w:pPr>
        <w:spacing w:after="120"/>
        <w:rPr>
          <w:color w:val="000000" w:themeColor="text1"/>
          <w:sz w:val="24"/>
          <w:szCs w:val="24"/>
        </w:rPr>
      </w:pPr>
      <w:r w:rsidRPr="00160F78">
        <w:rPr>
          <w:b/>
          <w:bCs/>
          <w:color w:val="000000" w:themeColor="text1"/>
          <w:sz w:val="28"/>
          <w:szCs w:val="28"/>
        </w:rPr>
        <w:t>Answer</w:t>
      </w:r>
      <w:r w:rsidRPr="0007718B">
        <w:rPr>
          <w:b/>
          <w:bCs/>
          <w:color w:val="000000" w:themeColor="text1"/>
          <w:sz w:val="24"/>
          <w:szCs w:val="24"/>
        </w:rPr>
        <w:t>:</w:t>
      </w:r>
      <w:r w:rsidRPr="0007718B">
        <w:rPr>
          <w:color w:val="000000" w:themeColor="text1"/>
          <w:sz w:val="24"/>
          <w:szCs w:val="24"/>
        </w:rPr>
        <w:t xml:space="preserve"> The average number of rides per customer is about </w:t>
      </w:r>
      <w:r w:rsidRPr="00447D94">
        <w:rPr>
          <w:color w:val="000000" w:themeColor="text1"/>
          <w:sz w:val="24"/>
          <w:szCs w:val="24"/>
        </w:rPr>
        <w:t>1.03 rides</w:t>
      </w:r>
      <w:r w:rsidRPr="0007718B">
        <w:rPr>
          <w:color w:val="000000" w:themeColor="text1"/>
          <w:sz w:val="24"/>
          <w:szCs w:val="24"/>
        </w:rPr>
        <w:t>.</w:t>
      </w:r>
    </w:p>
    <w:p w14:paraId="5B62435E" w14:textId="7551A87A" w:rsidR="0007718B" w:rsidRPr="0007718B" w:rsidRDefault="0007718B" w:rsidP="0007718B">
      <w:pPr>
        <w:spacing w:after="120"/>
        <w:rPr>
          <w:color w:val="000000" w:themeColor="text1"/>
          <w:sz w:val="24"/>
          <w:szCs w:val="24"/>
        </w:rPr>
      </w:pPr>
      <w:r w:rsidRPr="00160F78">
        <w:rPr>
          <w:b/>
          <w:bCs/>
          <w:color w:val="000000" w:themeColor="text1"/>
          <w:sz w:val="28"/>
          <w:szCs w:val="28"/>
        </w:rPr>
        <w:t>Explanation</w:t>
      </w:r>
      <w:r w:rsidRPr="00447D94">
        <w:rPr>
          <w:color w:val="000000" w:themeColor="text1"/>
          <w:sz w:val="24"/>
          <w:szCs w:val="24"/>
        </w:rPr>
        <w:t>:</w:t>
      </w:r>
      <w:r w:rsidRPr="0007718B">
        <w:rPr>
          <w:color w:val="000000" w:themeColor="text1"/>
          <w:sz w:val="24"/>
          <w:szCs w:val="24"/>
        </w:rPr>
        <w:t xml:space="preserve"> The dataset has </w:t>
      </w:r>
      <w:r w:rsidRPr="00447D94">
        <w:rPr>
          <w:color w:val="000000" w:themeColor="text1"/>
          <w:sz w:val="24"/>
          <w:szCs w:val="24"/>
        </w:rPr>
        <w:t>50,000 rides</w:t>
      </w:r>
      <w:r w:rsidRPr="0007718B">
        <w:rPr>
          <w:color w:val="000000" w:themeColor="text1"/>
          <w:sz w:val="24"/>
          <w:szCs w:val="24"/>
        </w:rPr>
        <w:t xml:space="preserve"> and around </w:t>
      </w:r>
      <w:r w:rsidRPr="00447D94">
        <w:rPr>
          <w:color w:val="000000" w:themeColor="text1"/>
          <w:sz w:val="24"/>
          <w:szCs w:val="24"/>
        </w:rPr>
        <w:t>48,542 unique customers</w:t>
      </w:r>
      <w:r w:rsidRPr="0007718B">
        <w:rPr>
          <w:color w:val="000000" w:themeColor="text1"/>
          <w:sz w:val="24"/>
          <w:szCs w:val="24"/>
        </w:rPr>
        <w:t>. Dividing total rides by unique customers (50,000 ÷ 48,542 ≈ 1.03) gives us the average. This means most customers booked only a single ride, with very few repeating multiple times.</w:t>
      </w:r>
    </w:p>
    <w:p w14:paraId="192169DB" w14:textId="77777777" w:rsidR="0007718B" w:rsidRDefault="0007718B" w:rsidP="00F84B65">
      <w:pPr>
        <w:spacing w:after="120"/>
        <w:rPr>
          <w:color w:val="000000" w:themeColor="text1"/>
          <w:sz w:val="24"/>
          <w:szCs w:val="24"/>
        </w:rPr>
      </w:pPr>
    </w:p>
    <w:p w14:paraId="26743B4D" w14:textId="3CE036C5" w:rsidR="00771D02" w:rsidRPr="00447D94" w:rsidRDefault="00771D02" w:rsidP="00F84B65">
      <w:pPr>
        <w:spacing w:after="120"/>
        <w:rPr>
          <w:b/>
          <w:bCs/>
          <w:color w:val="EE0000"/>
          <w:sz w:val="28"/>
          <w:szCs w:val="28"/>
        </w:rPr>
      </w:pPr>
      <w:r w:rsidRPr="00447D94">
        <w:rPr>
          <w:b/>
          <w:bCs/>
          <w:color w:val="EE0000"/>
          <w:sz w:val="28"/>
          <w:szCs w:val="28"/>
        </w:rPr>
        <w:t>U38] How many customers booked exactly 2 rides?</w:t>
      </w:r>
    </w:p>
    <w:p w14:paraId="2881C774" w14:textId="04D271DD" w:rsidR="009F61F4" w:rsidRPr="00447D94" w:rsidRDefault="009F61F4" w:rsidP="009F61F4">
      <w:pPr>
        <w:spacing w:after="120"/>
        <w:rPr>
          <w:color w:val="000000" w:themeColor="text1"/>
          <w:sz w:val="24"/>
          <w:szCs w:val="24"/>
        </w:rPr>
      </w:pPr>
      <w:r w:rsidRPr="00160F78">
        <w:rPr>
          <w:b/>
          <w:bCs/>
          <w:color w:val="000000" w:themeColor="text1"/>
          <w:sz w:val="28"/>
          <w:szCs w:val="28"/>
        </w:rPr>
        <w:t>Answer</w:t>
      </w:r>
      <w:r w:rsidRPr="009F61F4">
        <w:rPr>
          <w:b/>
          <w:bCs/>
          <w:color w:val="000000" w:themeColor="text1"/>
          <w:sz w:val="24"/>
          <w:szCs w:val="24"/>
        </w:rPr>
        <w:t>:</w:t>
      </w:r>
      <w:r w:rsidRPr="009F61F4">
        <w:rPr>
          <w:color w:val="000000" w:themeColor="text1"/>
          <w:sz w:val="24"/>
          <w:szCs w:val="24"/>
        </w:rPr>
        <w:t xml:space="preserve"> A total of </w:t>
      </w:r>
      <w:r w:rsidRPr="00447D94">
        <w:rPr>
          <w:color w:val="000000" w:themeColor="text1"/>
          <w:sz w:val="24"/>
          <w:szCs w:val="24"/>
        </w:rPr>
        <w:t>1290 customers</w:t>
      </w:r>
      <w:r w:rsidRPr="009F61F4">
        <w:rPr>
          <w:color w:val="000000" w:themeColor="text1"/>
          <w:sz w:val="24"/>
          <w:szCs w:val="24"/>
        </w:rPr>
        <w:t xml:space="preserve"> booked exactly </w:t>
      </w:r>
      <w:r w:rsidRPr="00447D94">
        <w:rPr>
          <w:color w:val="000000" w:themeColor="text1"/>
          <w:sz w:val="24"/>
          <w:szCs w:val="24"/>
        </w:rPr>
        <w:t>2 rides</w:t>
      </w:r>
      <w:r w:rsidRPr="009F61F4">
        <w:rPr>
          <w:color w:val="000000" w:themeColor="text1"/>
          <w:sz w:val="24"/>
          <w:szCs w:val="24"/>
        </w:rPr>
        <w:t>.</w:t>
      </w:r>
    </w:p>
    <w:p w14:paraId="5A6ACB33" w14:textId="72FF00B4" w:rsidR="009F61F4" w:rsidRPr="00447D94" w:rsidRDefault="009F61F4" w:rsidP="009F61F4">
      <w:pPr>
        <w:spacing w:after="120"/>
        <w:rPr>
          <w:color w:val="000000" w:themeColor="text1"/>
          <w:sz w:val="24"/>
          <w:szCs w:val="24"/>
        </w:rPr>
      </w:pPr>
      <w:r w:rsidRPr="00447D94">
        <w:rPr>
          <w:color w:val="000000" w:themeColor="text1"/>
          <w:sz w:val="24"/>
          <w:szCs w:val="24"/>
        </w:rPr>
        <w:t>Explanation:</w:t>
      </w:r>
      <w:r w:rsidRPr="009F61F4">
        <w:rPr>
          <w:color w:val="000000" w:themeColor="text1"/>
          <w:sz w:val="24"/>
          <w:szCs w:val="24"/>
        </w:rPr>
        <w:t xml:space="preserve"> By checking the frequency of each </w:t>
      </w:r>
      <w:r w:rsidRPr="00447D94">
        <w:rPr>
          <w:color w:val="000000" w:themeColor="text1"/>
          <w:sz w:val="24"/>
          <w:szCs w:val="24"/>
        </w:rPr>
        <w:t>Customer ID</w:t>
      </w:r>
      <w:r w:rsidRPr="009F61F4">
        <w:rPr>
          <w:color w:val="000000" w:themeColor="text1"/>
          <w:sz w:val="24"/>
          <w:szCs w:val="24"/>
        </w:rPr>
        <w:t xml:space="preserve">, we find that </w:t>
      </w:r>
      <w:r w:rsidRPr="00447D94">
        <w:rPr>
          <w:color w:val="000000" w:themeColor="text1"/>
          <w:sz w:val="24"/>
          <w:szCs w:val="24"/>
        </w:rPr>
        <w:t>1290</w:t>
      </w:r>
    </w:p>
    <w:p w14:paraId="15CD687D" w14:textId="4E025C63" w:rsidR="009F61F4" w:rsidRDefault="009F61F4" w:rsidP="009F61F4">
      <w:pPr>
        <w:spacing w:after="120"/>
        <w:rPr>
          <w:color w:val="000000" w:themeColor="text1"/>
          <w:sz w:val="24"/>
          <w:szCs w:val="24"/>
        </w:rPr>
      </w:pPr>
      <w:r w:rsidRPr="009F61F4">
        <w:rPr>
          <w:b/>
          <w:bCs/>
          <w:color w:val="000000" w:themeColor="text1"/>
          <w:sz w:val="24"/>
          <w:szCs w:val="24"/>
        </w:rPr>
        <w:lastRenderedPageBreak/>
        <w:t>customers</w:t>
      </w:r>
      <w:r w:rsidRPr="009F61F4">
        <w:rPr>
          <w:color w:val="000000" w:themeColor="text1"/>
          <w:sz w:val="24"/>
          <w:szCs w:val="24"/>
        </w:rPr>
        <w:t xml:space="preserve"> appear exactly twice in the dataset. This means those customers used the service two times, showing a small segment of repeat users beyond one-time riders.</w:t>
      </w:r>
    </w:p>
    <w:p w14:paraId="5910BDA2" w14:textId="77777777" w:rsidR="009F61F4" w:rsidRDefault="009F61F4" w:rsidP="009F61F4">
      <w:pPr>
        <w:spacing w:after="120"/>
        <w:rPr>
          <w:color w:val="000000" w:themeColor="text1"/>
          <w:sz w:val="24"/>
          <w:szCs w:val="24"/>
        </w:rPr>
      </w:pPr>
    </w:p>
    <w:p w14:paraId="4708BD5C" w14:textId="3AF5A7CB" w:rsidR="009F61F4" w:rsidRPr="00447D94" w:rsidRDefault="000F1DB6" w:rsidP="009F61F4">
      <w:pPr>
        <w:spacing w:after="120"/>
        <w:rPr>
          <w:b/>
          <w:bCs/>
          <w:color w:val="EE0000"/>
          <w:sz w:val="28"/>
          <w:szCs w:val="28"/>
        </w:rPr>
      </w:pPr>
      <w:r w:rsidRPr="00447D94">
        <w:rPr>
          <w:b/>
          <w:bCs/>
          <w:color w:val="EE0000"/>
          <w:sz w:val="28"/>
          <w:szCs w:val="28"/>
        </w:rPr>
        <w:t>U39] What is the median number of rides per customer?</w:t>
      </w:r>
    </w:p>
    <w:p w14:paraId="0008A112" w14:textId="77777777" w:rsidR="00786ECC" w:rsidRPr="00786ECC" w:rsidRDefault="00786ECC" w:rsidP="00786ECC">
      <w:pPr>
        <w:spacing w:after="120"/>
        <w:rPr>
          <w:color w:val="000000" w:themeColor="text1"/>
          <w:sz w:val="24"/>
          <w:szCs w:val="24"/>
        </w:rPr>
      </w:pPr>
      <w:r w:rsidRPr="00160F78">
        <w:rPr>
          <w:b/>
          <w:bCs/>
          <w:color w:val="000000" w:themeColor="text1"/>
          <w:sz w:val="28"/>
          <w:szCs w:val="28"/>
        </w:rPr>
        <w:t>Answer</w:t>
      </w:r>
      <w:r w:rsidRPr="00786ECC">
        <w:rPr>
          <w:b/>
          <w:bCs/>
          <w:color w:val="000000" w:themeColor="text1"/>
          <w:sz w:val="24"/>
          <w:szCs w:val="24"/>
        </w:rPr>
        <w:t>:</w:t>
      </w:r>
      <w:r w:rsidRPr="00786ECC">
        <w:rPr>
          <w:color w:val="000000" w:themeColor="text1"/>
          <w:sz w:val="24"/>
          <w:szCs w:val="24"/>
        </w:rPr>
        <w:t xml:space="preserve"> The median number of rides per customer is </w:t>
      </w:r>
      <w:r w:rsidRPr="00447D94">
        <w:rPr>
          <w:color w:val="000000" w:themeColor="text1"/>
          <w:sz w:val="24"/>
          <w:szCs w:val="24"/>
        </w:rPr>
        <w:t>1 ride</w:t>
      </w:r>
      <w:r w:rsidRPr="00786ECC">
        <w:rPr>
          <w:color w:val="000000" w:themeColor="text1"/>
          <w:sz w:val="24"/>
          <w:szCs w:val="24"/>
        </w:rPr>
        <w:t>.</w:t>
      </w:r>
    </w:p>
    <w:p w14:paraId="6617CF62" w14:textId="02AEDD76" w:rsidR="00786ECC" w:rsidRPr="00786ECC" w:rsidRDefault="00786ECC" w:rsidP="00786ECC">
      <w:pPr>
        <w:spacing w:after="120"/>
        <w:rPr>
          <w:color w:val="000000" w:themeColor="text1"/>
          <w:sz w:val="24"/>
          <w:szCs w:val="24"/>
        </w:rPr>
      </w:pPr>
      <w:r w:rsidRPr="00160F78">
        <w:rPr>
          <w:b/>
          <w:bCs/>
          <w:color w:val="000000" w:themeColor="text1"/>
          <w:sz w:val="28"/>
          <w:szCs w:val="28"/>
        </w:rPr>
        <w:t>Explanation</w:t>
      </w:r>
      <w:r w:rsidRPr="00786ECC">
        <w:rPr>
          <w:b/>
          <w:bCs/>
          <w:color w:val="000000" w:themeColor="text1"/>
          <w:sz w:val="24"/>
          <w:szCs w:val="24"/>
        </w:rPr>
        <w:t>:</w:t>
      </w:r>
      <w:r w:rsidRPr="00786ECC">
        <w:rPr>
          <w:color w:val="000000" w:themeColor="text1"/>
          <w:sz w:val="24"/>
          <w:szCs w:val="24"/>
        </w:rPr>
        <w:t xml:space="preserve"> When we arrange the ride counts of all customers in order, the middle value is </w:t>
      </w:r>
      <w:r w:rsidR="00160F78" w:rsidRPr="00160F78">
        <w:rPr>
          <w:color w:val="000000" w:themeColor="text1"/>
          <w:sz w:val="24"/>
          <w:szCs w:val="24"/>
        </w:rPr>
        <w:t>1</w:t>
      </w:r>
      <w:r w:rsidRPr="00786ECC">
        <w:rPr>
          <w:color w:val="000000" w:themeColor="text1"/>
          <w:sz w:val="24"/>
          <w:szCs w:val="24"/>
        </w:rPr>
        <w:t>. This shows that at least half of the customers used the service only once, confirming that one-time users make up the majority of the dataset.</w:t>
      </w:r>
    </w:p>
    <w:p w14:paraId="5FA3460D" w14:textId="77777777" w:rsidR="00771D02" w:rsidRPr="00F84B65" w:rsidRDefault="00771D02" w:rsidP="00F84B65">
      <w:pPr>
        <w:spacing w:after="120"/>
        <w:rPr>
          <w:color w:val="000000" w:themeColor="text1"/>
          <w:sz w:val="24"/>
          <w:szCs w:val="24"/>
        </w:rPr>
      </w:pPr>
    </w:p>
    <w:p w14:paraId="0683B23D" w14:textId="77777777" w:rsidR="00F84B65" w:rsidRDefault="00F84B65" w:rsidP="00FD049B">
      <w:pPr>
        <w:spacing w:after="120"/>
        <w:rPr>
          <w:color w:val="000000" w:themeColor="text1"/>
          <w:sz w:val="24"/>
          <w:szCs w:val="24"/>
        </w:rPr>
      </w:pPr>
    </w:p>
    <w:p w14:paraId="511DE548" w14:textId="77777777" w:rsidR="00F61872" w:rsidRDefault="00F61872" w:rsidP="00FD049B">
      <w:pPr>
        <w:spacing w:after="120"/>
        <w:rPr>
          <w:color w:val="000000" w:themeColor="text1"/>
          <w:sz w:val="24"/>
          <w:szCs w:val="24"/>
        </w:rPr>
      </w:pPr>
    </w:p>
    <w:p w14:paraId="5F54FD49" w14:textId="15B12F42" w:rsidR="00380113" w:rsidRDefault="00F61872" w:rsidP="00380113">
      <w:pPr>
        <w:spacing w:after="120"/>
        <w:rPr>
          <w:b/>
          <w:bCs/>
          <w:color w:val="FF1D1D"/>
          <w:sz w:val="28"/>
          <w:szCs w:val="28"/>
        </w:rPr>
      </w:pPr>
      <w:r w:rsidRPr="00B36393">
        <w:rPr>
          <w:b/>
          <w:bCs/>
          <w:color w:val="FF1D1D"/>
          <w:sz w:val="28"/>
          <w:szCs w:val="28"/>
        </w:rPr>
        <w:t>U</w:t>
      </w:r>
      <w:r w:rsidR="00841AF8">
        <w:rPr>
          <w:b/>
          <w:bCs/>
          <w:color w:val="FF1D1D"/>
          <w:sz w:val="28"/>
          <w:szCs w:val="28"/>
        </w:rPr>
        <w:t>40</w:t>
      </w:r>
      <w:r w:rsidRPr="00B36393">
        <w:rPr>
          <w:b/>
          <w:bCs/>
          <w:color w:val="FF1D1D"/>
          <w:sz w:val="28"/>
          <w:szCs w:val="28"/>
        </w:rPr>
        <w:t xml:space="preserve">] </w:t>
      </w:r>
      <w:r w:rsidR="00380113" w:rsidRPr="00AF3976">
        <w:rPr>
          <w:b/>
          <w:bCs/>
          <w:color w:val="FF1D1D"/>
          <w:sz w:val="28"/>
          <w:szCs w:val="28"/>
        </w:rPr>
        <w:t>Which vehicle type is the most commonly booked in the dataset?</w:t>
      </w:r>
    </w:p>
    <w:p w14:paraId="242A77AB" w14:textId="2D56A9E6" w:rsidR="002802E4" w:rsidRDefault="00AF3976" w:rsidP="002802E4">
      <w:pPr>
        <w:spacing w:after="120"/>
        <w:rPr>
          <w:color w:val="000000" w:themeColor="text1"/>
          <w:sz w:val="24"/>
          <w:szCs w:val="24"/>
        </w:rPr>
      </w:pPr>
      <w:r w:rsidRPr="0037471F">
        <w:rPr>
          <w:b/>
          <w:bCs/>
          <w:color w:val="000000" w:themeColor="text1"/>
          <w:sz w:val="28"/>
          <w:szCs w:val="28"/>
        </w:rPr>
        <w:t>Answer</w:t>
      </w:r>
      <w:r w:rsidR="0037471F" w:rsidRPr="0037471F">
        <w:rPr>
          <w:b/>
          <w:bCs/>
          <w:color w:val="000000" w:themeColor="text1"/>
          <w:sz w:val="28"/>
          <w:szCs w:val="28"/>
        </w:rPr>
        <w:t>:-</w:t>
      </w:r>
      <w:r w:rsidR="0037471F">
        <w:rPr>
          <w:b/>
          <w:bCs/>
          <w:color w:val="000000" w:themeColor="text1"/>
          <w:sz w:val="28"/>
          <w:szCs w:val="28"/>
        </w:rPr>
        <w:t xml:space="preserve"> </w:t>
      </w:r>
      <w:r w:rsidR="002802E4" w:rsidRPr="002802E4">
        <w:rPr>
          <w:color w:val="000000" w:themeColor="text1"/>
          <w:sz w:val="24"/>
          <w:szCs w:val="24"/>
        </w:rPr>
        <w:t xml:space="preserve">Prime Plus is the most common booked </w:t>
      </w:r>
      <w:r w:rsidR="002802E4">
        <w:rPr>
          <w:color w:val="000000" w:themeColor="text1"/>
          <w:sz w:val="24"/>
          <w:szCs w:val="24"/>
        </w:rPr>
        <w:t>i</w:t>
      </w:r>
      <w:r w:rsidR="002802E4" w:rsidRPr="002802E4">
        <w:rPr>
          <w:color w:val="000000" w:themeColor="text1"/>
          <w:sz w:val="24"/>
          <w:szCs w:val="24"/>
        </w:rPr>
        <w:t>n the dataset.</w:t>
      </w:r>
    </w:p>
    <w:p w14:paraId="73AD821B" w14:textId="5D5324A1" w:rsidR="00A45C38" w:rsidRDefault="00677A6D" w:rsidP="002802E4">
      <w:pPr>
        <w:spacing w:after="120"/>
        <w:rPr>
          <w:color w:val="000000" w:themeColor="text1"/>
          <w:sz w:val="24"/>
          <w:szCs w:val="24"/>
        </w:rPr>
      </w:pPr>
      <w:r w:rsidRPr="006B20BC">
        <w:rPr>
          <w:b/>
          <w:bCs/>
          <w:color w:val="000000" w:themeColor="text1"/>
          <w:sz w:val="28"/>
          <w:szCs w:val="28"/>
        </w:rPr>
        <w:t>Explanation</w:t>
      </w:r>
      <w:r>
        <w:rPr>
          <w:b/>
          <w:bCs/>
          <w:color w:val="000000" w:themeColor="text1"/>
          <w:sz w:val="28"/>
          <w:szCs w:val="28"/>
        </w:rPr>
        <w:t xml:space="preserve">: </w:t>
      </w:r>
      <w:r w:rsidR="00A45C38" w:rsidRPr="00A45C38">
        <w:rPr>
          <w:color w:val="000000" w:themeColor="text1"/>
          <w:sz w:val="24"/>
          <w:szCs w:val="24"/>
        </w:rPr>
        <w:t xml:space="preserve">The Vehicle Type column shows which vehicle customers </w:t>
      </w:r>
      <w:proofErr w:type="spellStart"/>
      <w:r w:rsidR="00A45C38" w:rsidRPr="00A45C38">
        <w:rPr>
          <w:color w:val="000000" w:themeColor="text1"/>
          <w:sz w:val="24"/>
          <w:szCs w:val="24"/>
        </w:rPr>
        <w:t>chose</w:t>
      </w:r>
      <w:r w:rsidR="00A45C38">
        <w:rPr>
          <w:color w:val="000000" w:themeColor="text1"/>
          <w:sz w:val="24"/>
          <w:szCs w:val="24"/>
        </w:rPr>
        <w:t>.</w:t>
      </w:r>
      <w:r w:rsidR="001503FF">
        <w:rPr>
          <w:color w:val="000000" w:themeColor="text1"/>
          <w:sz w:val="24"/>
          <w:szCs w:val="24"/>
        </w:rPr>
        <w:t>From</w:t>
      </w:r>
      <w:proofErr w:type="spellEnd"/>
      <w:r w:rsidR="001503FF">
        <w:rPr>
          <w:color w:val="000000" w:themeColor="text1"/>
          <w:sz w:val="24"/>
          <w:szCs w:val="24"/>
        </w:rPr>
        <w:t xml:space="preserve"> this all column prime plus vehic</w:t>
      </w:r>
      <w:r w:rsidR="00B65ADA">
        <w:rPr>
          <w:color w:val="000000" w:themeColor="text1"/>
          <w:sz w:val="24"/>
          <w:szCs w:val="24"/>
        </w:rPr>
        <w:t>le</w:t>
      </w:r>
      <w:r w:rsidR="001503FF">
        <w:rPr>
          <w:color w:val="000000" w:themeColor="text1"/>
          <w:sz w:val="24"/>
          <w:szCs w:val="24"/>
        </w:rPr>
        <w:t xml:space="preserve"> type is booked mostly .</w:t>
      </w:r>
      <w:r w:rsidR="00B65ADA">
        <w:rPr>
          <w:color w:val="000000" w:themeColor="text1"/>
          <w:sz w:val="24"/>
          <w:szCs w:val="24"/>
        </w:rPr>
        <w:t xml:space="preserve"> many customer can rides from the prime plus vehicle .</w:t>
      </w:r>
    </w:p>
    <w:p w14:paraId="7AFDA179" w14:textId="67675BA0" w:rsidR="00B65ADA" w:rsidRDefault="00B65ADA" w:rsidP="002802E4">
      <w:pPr>
        <w:spacing w:after="120"/>
        <w:rPr>
          <w:b/>
          <w:bCs/>
          <w:color w:val="FF1D1D"/>
          <w:sz w:val="28"/>
          <w:szCs w:val="28"/>
        </w:rPr>
      </w:pPr>
      <w:r w:rsidRPr="004137C0">
        <w:rPr>
          <w:b/>
          <w:bCs/>
          <w:color w:val="FF1D1D"/>
          <w:sz w:val="28"/>
          <w:szCs w:val="28"/>
        </w:rPr>
        <w:t>U</w:t>
      </w:r>
      <w:r w:rsidR="00841AF8">
        <w:rPr>
          <w:b/>
          <w:bCs/>
          <w:color w:val="FF1D1D"/>
          <w:sz w:val="28"/>
          <w:szCs w:val="28"/>
        </w:rPr>
        <w:t>41</w:t>
      </w:r>
      <w:r w:rsidRPr="004137C0">
        <w:rPr>
          <w:b/>
          <w:bCs/>
          <w:color w:val="FF1D1D"/>
          <w:sz w:val="28"/>
          <w:szCs w:val="28"/>
        </w:rPr>
        <w:t>]</w:t>
      </w:r>
      <w:r w:rsidR="001B2E28" w:rsidRPr="004137C0">
        <w:rPr>
          <w:b/>
          <w:bCs/>
          <w:color w:val="FF1D1D"/>
          <w:sz w:val="28"/>
          <w:szCs w:val="28"/>
        </w:rPr>
        <w:t xml:space="preserve"> </w:t>
      </w:r>
      <w:r w:rsidR="004137C0" w:rsidRPr="004137C0">
        <w:rPr>
          <w:b/>
          <w:bCs/>
          <w:color w:val="FF1D1D"/>
          <w:sz w:val="28"/>
          <w:szCs w:val="28"/>
        </w:rPr>
        <w:t>Most frequently used vehicle?</w:t>
      </w:r>
    </w:p>
    <w:p w14:paraId="01F3D7B4" w14:textId="5CF48EFB" w:rsidR="00A5645C" w:rsidRDefault="00A5645C" w:rsidP="002802E4">
      <w:pPr>
        <w:spacing w:after="120"/>
        <w:rPr>
          <w:b/>
          <w:bCs/>
          <w:color w:val="000000" w:themeColor="text1"/>
          <w:sz w:val="28"/>
          <w:szCs w:val="28"/>
        </w:rPr>
      </w:pPr>
      <w:r w:rsidRPr="00A5645C">
        <w:rPr>
          <w:b/>
          <w:bCs/>
          <w:color w:val="000000" w:themeColor="text1"/>
          <w:sz w:val="28"/>
          <w:szCs w:val="28"/>
        </w:rPr>
        <w:t>Answer</w:t>
      </w:r>
      <w:r w:rsidRPr="006E0756">
        <w:rPr>
          <w:color w:val="000000" w:themeColor="text1"/>
          <w:sz w:val="24"/>
          <w:szCs w:val="24"/>
        </w:rPr>
        <w:t xml:space="preserve">:- </w:t>
      </w:r>
      <w:r w:rsidR="006E0756" w:rsidRPr="006E0756">
        <w:rPr>
          <w:color w:val="000000" w:themeColor="text1"/>
          <w:sz w:val="24"/>
          <w:szCs w:val="24"/>
        </w:rPr>
        <w:t>T</w:t>
      </w:r>
      <w:r w:rsidRPr="006E0756">
        <w:rPr>
          <w:color w:val="000000" w:themeColor="text1"/>
          <w:sz w:val="24"/>
          <w:szCs w:val="24"/>
        </w:rPr>
        <w:t xml:space="preserve">he most frequently used </w:t>
      </w:r>
      <w:r w:rsidR="006E0756" w:rsidRPr="006E0756">
        <w:rPr>
          <w:color w:val="000000" w:themeColor="text1"/>
          <w:sz w:val="24"/>
          <w:szCs w:val="24"/>
        </w:rPr>
        <w:t xml:space="preserve">vehicle is </w:t>
      </w:r>
      <w:r w:rsidRPr="006E0756">
        <w:rPr>
          <w:color w:val="000000" w:themeColor="text1"/>
          <w:sz w:val="24"/>
          <w:szCs w:val="24"/>
        </w:rPr>
        <w:t xml:space="preserve"> </w:t>
      </w:r>
      <w:r w:rsidR="006E0756" w:rsidRPr="006E0756">
        <w:rPr>
          <w:color w:val="000000" w:themeColor="text1"/>
          <w:sz w:val="24"/>
          <w:szCs w:val="24"/>
        </w:rPr>
        <w:t>A</w:t>
      </w:r>
      <w:r w:rsidRPr="006E0756">
        <w:rPr>
          <w:color w:val="000000" w:themeColor="text1"/>
          <w:sz w:val="24"/>
          <w:szCs w:val="24"/>
        </w:rPr>
        <w:t>uto</w:t>
      </w:r>
      <w:r w:rsidR="00A56FC1">
        <w:rPr>
          <w:b/>
          <w:bCs/>
          <w:color w:val="000000" w:themeColor="text1"/>
          <w:sz w:val="28"/>
          <w:szCs w:val="28"/>
        </w:rPr>
        <w:t>.</w:t>
      </w:r>
    </w:p>
    <w:p w14:paraId="77A3D14B" w14:textId="104E9278" w:rsidR="00A56FC1" w:rsidRDefault="00A56FC1" w:rsidP="002802E4">
      <w:pPr>
        <w:spacing w:after="120"/>
        <w:rPr>
          <w:color w:val="000000" w:themeColor="text1"/>
          <w:sz w:val="24"/>
          <w:szCs w:val="24"/>
        </w:rPr>
      </w:pPr>
      <w:r w:rsidRPr="006B20BC">
        <w:rPr>
          <w:b/>
          <w:bCs/>
          <w:color w:val="000000" w:themeColor="text1"/>
          <w:sz w:val="28"/>
          <w:szCs w:val="28"/>
        </w:rPr>
        <w:t>Explanation</w:t>
      </w:r>
      <w:r>
        <w:rPr>
          <w:b/>
          <w:bCs/>
          <w:color w:val="000000" w:themeColor="text1"/>
          <w:sz w:val="28"/>
          <w:szCs w:val="28"/>
        </w:rPr>
        <w:t xml:space="preserve">: </w:t>
      </w:r>
      <w:r w:rsidR="00A45D7C">
        <w:rPr>
          <w:color w:val="000000" w:themeColor="text1"/>
          <w:sz w:val="24"/>
          <w:szCs w:val="24"/>
        </w:rPr>
        <w:t>I</w:t>
      </w:r>
      <w:r w:rsidR="00A45D7C" w:rsidRPr="00723C8D">
        <w:rPr>
          <w:color w:val="000000" w:themeColor="text1"/>
          <w:sz w:val="24"/>
          <w:szCs w:val="24"/>
        </w:rPr>
        <w:t>n the vehicle type column there are many types of vehicle from this vehicle auto is used more. means from all the vehicle  auto is used more people . many people can prepare to travel from auto</w:t>
      </w:r>
      <w:r w:rsidR="00723C8D" w:rsidRPr="00723C8D">
        <w:rPr>
          <w:color w:val="000000" w:themeColor="text1"/>
          <w:sz w:val="24"/>
          <w:szCs w:val="24"/>
        </w:rPr>
        <w:t>.</w:t>
      </w:r>
    </w:p>
    <w:p w14:paraId="03C919FF" w14:textId="77777777" w:rsidR="00723C8D" w:rsidRDefault="00723C8D" w:rsidP="002802E4">
      <w:pPr>
        <w:spacing w:after="120"/>
        <w:rPr>
          <w:color w:val="000000" w:themeColor="text1"/>
          <w:sz w:val="24"/>
          <w:szCs w:val="24"/>
        </w:rPr>
      </w:pPr>
    </w:p>
    <w:p w14:paraId="0AF9C754" w14:textId="562B3977" w:rsidR="006E0756" w:rsidRDefault="00723C8D" w:rsidP="002802E4">
      <w:pPr>
        <w:spacing w:after="120"/>
        <w:rPr>
          <w:b/>
          <w:bCs/>
          <w:color w:val="FF1D1D"/>
          <w:sz w:val="28"/>
          <w:szCs w:val="28"/>
        </w:rPr>
      </w:pPr>
      <w:r w:rsidRPr="002B6665">
        <w:rPr>
          <w:b/>
          <w:bCs/>
          <w:color w:val="FF1D1D"/>
          <w:sz w:val="28"/>
          <w:szCs w:val="28"/>
        </w:rPr>
        <w:t>U</w:t>
      </w:r>
      <w:r w:rsidR="00841AF8">
        <w:rPr>
          <w:b/>
          <w:bCs/>
          <w:color w:val="FF1D1D"/>
          <w:sz w:val="28"/>
          <w:szCs w:val="28"/>
        </w:rPr>
        <w:t>42</w:t>
      </w:r>
      <w:r w:rsidRPr="002B6665">
        <w:rPr>
          <w:b/>
          <w:bCs/>
          <w:color w:val="FF1D1D"/>
          <w:sz w:val="28"/>
          <w:szCs w:val="28"/>
        </w:rPr>
        <w:t>]</w:t>
      </w:r>
      <w:r w:rsidR="002B6665" w:rsidRPr="002B6665">
        <w:rPr>
          <w:b/>
          <w:bCs/>
          <w:color w:val="FF1D1D"/>
          <w:sz w:val="28"/>
          <w:szCs w:val="28"/>
        </w:rPr>
        <w:t xml:space="preserve"> Least frequently used vehicle?</w:t>
      </w:r>
    </w:p>
    <w:p w14:paraId="12798CD4" w14:textId="44508E99" w:rsidR="00F61872" w:rsidRDefault="005529B5" w:rsidP="00FD049B">
      <w:pPr>
        <w:spacing w:after="120"/>
        <w:rPr>
          <w:b/>
          <w:bCs/>
          <w:color w:val="0D0D0D" w:themeColor="text1" w:themeTint="F2"/>
          <w:sz w:val="28"/>
          <w:szCs w:val="28"/>
        </w:rPr>
      </w:pPr>
      <w:r w:rsidRPr="005529B5">
        <w:rPr>
          <w:b/>
          <w:bCs/>
          <w:color w:val="0D0D0D" w:themeColor="text1" w:themeTint="F2"/>
          <w:sz w:val="28"/>
          <w:szCs w:val="28"/>
        </w:rPr>
        <w:t>Answer:-</w:t>
      </w:r>
      <w:r w:rsidR="00A45D7C">
        <w:rPr>
          <w:color w:val="0D0D0D" w:themeColor="text1" w:themeTint="F2"/>
          <w:sz w:val="24"/>
          <w:szCs w:val="24"/>
        </w:rPr>
        <w:t>T</w:t>
      </w:r>
      <w:r w:rsidRPr="00A45D7C">
        <w:rPr>
          <w:color w:val="0D0D0D" w:themeColor="text1" w:themeTint="F2"/>
          <w:sz w:val="24"/>
          <w:szCs w:val="24"/>
        </w:rPr>
        <w:t>he least frequent used vehicle is Bike</w:t>
      </w:r>
      <w:r w:rsidR="00A45D7C">
        <w:rPr>
          <w:b/>
          <w:bCs/>
          <w:color w:val="0D0D0D" w:themeColor="text1" w:themeTint="F2"/>
          <w:sz w:val="28"/>
          <w:szCs w:val="28"/>
        </w:rPr>
        <w:t>.</w:t>
      </w:r>
    </w:p>
    <w:p w14:paraId="0DF249B9" w14:textId="2200D1C1" w:rsidR="00B36393" w:rsidRDefault="00A45D7C" w:rsidP="00FD049B">
      <w:pPr>
        <w:spacing w:after="120"/>
        <w:rPr>
          <w:color w:val="000000" w:themeColor="text1"/>
          <w:sz w:val="24"/>
          <w:szCs w:val="24"/>
        </w:rPr>
      </w:pPr>
      <w:r w:rsidRPr="006B20BC">
        <w:rPr>
          <w:b/>
          <w:bCs/>
          <w:color w:val="000000" w:themeColor="text1"/>
          <w:sz w:val="28"/>
          <w:szCs w:val="28"/>
        </w:rPr>
        <w:t>Explanation</w:t>
      </w:r>
      <w:r>
        <w:rPr>
          <w:b/>
          <w:bCs/>
          <w:color w:val="000000" w:themeColor="text1"/>
          <w:sz w:val="28"/>
          <w:szCs w:val="28"/>
        </w:rPr>
        <w:t xml:space="preserve">: </w:t>
      </w:r>
      <w:r w:rsidR="002F7D2C" w:rsidRPr="002F7D2C">
        <w:rPr>
          <w:color w:val="000000" w:themeColor="text1"/>
          <w:sz w:val="24"/>
          <w:szCs w:val="24"/>
        </w:rPr>
        <w:t>The Vehicle Type column shows which vehicle each customer booked. By counting the number of bookings for each type, we can identify the least popular vehicle choice. This helps the company understand which vehicles are in low demand and manage fleet allocation efficiently.</w:t>
      </w:r>
    </w:p>
    <w:p w14:paraId="27860252" w14:textId="77777777" w:rsidR="00B60B39" w:rsidRPr="00447D94" w:rsidRDefault="00B60B39" w:rsidP="00FD049B">
      <w:pPr>
        <w:spacing w:after="120"/>
        <w:rPr>
          <w:b/>
          <w:bCs/>
          <w:color w:val="EE0000"/>
          <w:sz w:val="28"/>
          <w:szCs w:val="28"/>
        </w:rPr>
      </w:pPr>
    </w:p>
    <w:p w14:paraId="24583918" w14:textId="50548D8F" w:rsidR="00B60B39" w:rsidRPr="00447D94" w:rsidRDefault="00B60B39" w:rsidP="00FD049B">
      <w:pPr>
        <w:spacing w:after="120"/>
        <w:rPr>
          <w:b/>
          <w:bCs/>
          <w:color w:val="EE0000"/>
          <w:sz w:val="28"/>
          <w:szCs w:val="28"/>
        </w:rPr>
      </w:pPr>
      <w:r w:rsidRPr="00447D94">
        <w:rPr>
          <w:b/>
          <w:bCs/>
          <w:color w:val="EE0000"/>
          <w:sz w:val="28"/>
          <w:szCs w:val="28"/>
        </w:rPr>
        <w:t>U43] How many unique vehicle types are there?</w:t>
      </w:r>
    </w:p>
    <w:p w14:paraId="33080A2C" w14:textId="52A4CDB5" w:rsidR="00235748" w:rsidRPr="00235748" w:rsidRDefault="00235748" w:rsidP="00235748">
      <w:pPr>
        <w:spacing w:after="120"/>
        <w:rPr>
          <w:color w:val="000000" w:themeColor="text1"/>
          <w:sz w:val="24"/>
          <w:szCs w:val="24"/>
        </w:rPr>
      </w:pPr>
      <w:r w:rsidRPr="00160F78">
        <w:rPr>
          <w:b/>
          <w:bCs/>
          <w:color w:val="0D0D0D" w:themeColor="text1" w:themeTint="F2"/>
          <w:sz w:val="28"/>
          <w:szCs w:val="28"/>
        </w:rPr>
        <w:t>Answer</w:t>
      </w:r>
      <w:r w:rsidRPr="00235748">
        <w:rPr>
          <w:b/>
          <w:bCs/>
          <w:color w:val="000000" w:themeColor="text1"/>
          <w:sz w:val="24"/>
          <w:szCs w:val="24"/>
        </w:rPr>
        <w:t>:</w:t>
      </w:r>
      <w:r w:rsidRPr="00235748">
        <w:rPr>
          <w:color w:val="000000" w:themeColor="text1"/>
          <w:sz w:val="24"/>
          <w:szCs w:val="24"/>
        </w:rPr>
        <w:t xml:space="preserve"> There are </w:t>
      </w:r>
      <w:r w:rsidRPr="00160F78">
        <w:rPr>
          <w:color w:val="000000" w:themeColor="text1"/>
          <w:sz w:val="24"/>
          <w:szCs w:val="24"/>
        </w:rPr>
        <w:t>7 unique vehicle types</w:t>
      </w:r>
      <w:r w:rsidRPr="00235748">
        <w:rPr>
          <w:color w:val="000000" w:themeColor="text1"/>
          <w:sz w:val="24"/>
          <w:szCs w:val="24"/>
        </w:rPr>
        <w:t xml:space="preserve"> in the dataset.</w:t>
      </w:r>
    </w:p>
    <w:p w14:paraId="567B1A7E" w14:textId="0243936D" w:rsidR="00235748" w:rsidRDefault="00235748" w:rsidP="00235748">
      <w:pPr>
        <w:spacing w:after="120"/>
        <w:rPr>
          <w:color w:val="000000" w:themeColor="text1"/>
          <w:sz w:val="24"/>
          <w:szCs w:val="24"/>
        </w:rPr>
      </w:pPr>
      <w:r w:rsidRPr="00160F78">
        <w:rPr>
          <w:b/>
          <w:bCs/>
          <w:color w:val="0D0D0D" w:themeColor="text1" w:themeTint="F2"/>
          <w:sz w:val="28"/>
          <w:szCs w:val="28"/>
        </w:rPr>
        <w:lastRenderedPageBreak/>
        <w:t>Explanation</w:t>
      </w:r>
      <w:r w:rsidRPr="00235748">
        <w:rPr>
          <w:b/>
          <w:bCs/>
          <w:color w:val="000000" w:themeColor="text1"/>
          <w:sz w:val="24"/>
          <w:szCs w:val="24"/>
        </w:rPr>
        <w:t>:</w:t>
      </w:r>
      <w:r w:rsidRPr="00235748">
        <w:rPr>
          <w:color w:val="000000" w:themeColor="text1"/>
          <w:sz w:val="24"/>
          <w:szCs w:val="24"/>
        </w:rPr>
        <w:t xml:space="preserve"> The </w:t>
      </w:r>
      <w:r w:rsidRPr="00160F78">
        <w:rPr>
          <w:color w:val="000000" w:themeColor="text1"/>
          <w:sz w:val="24"/>
          <w:szCs w:val="24"/>
        </w:rPr>
        <w:t>Vehicle Type</w:t>
      </w:r>
      <w:r w:rsidRPr="00235748">
        <w:rPr>
          <w:color w:val="000000" w:themeColor="text1"/>
          <w:sz w:val="24"/>
          <w:szCs w:val="24"/>
        </w:rPr>
        <w:t xml:space="preserve"> column has </w:t>
      </w:r>
      <w:r>
        <w:rPr>
          <w:color w:val="000000" w:themeColor="text1"/>
          <w:sz w:val="24"/>
          <w:szCs w:val="24"/>
        </w:rPr>
        <w:t>7</w:t>
      </w:r>
      <w:r w:rsidRPr="00235748">
        <w:rPr>
          <w:color w:val="000000" w:themeColor="text1"/>
          <w:sz w:val="24"/>
          <w:szCs w:val="24"/>
        </w:rPr>
        <w:t xml:space="preserve"> distinct categories. This shows that customers can choose from multiple ride options such as Auto, Bike, Mini, Prime, etc., depending on their preference, budget, and travel needs.</w:t>
      </w:r>
    </w:p>
    <w:p w14:paraId="741062AB" w14:textId="77777777" w:rsidR="00235748" w:rsidRDefault="00235748" w:rsidP="00235748">
      <w:pPr>
        <w:spacing w:after="120"/>
        <w:rPr>
          <w:color w:val="000000" w:themeColor="text1"/>
          <w:sz w:val="24"/>
          <w:szCs w:val="24"/>
        </w:rPr>
      </w:pPr>
    </w:p>
    <w:p w14:paraId="087D71E8" w14:textId="156CC0AF" w:rsidR="00235748" w:rsidRPr="004F64AC" w:rsidRDefault="002700D7" w:rsidP="00235748">
      <w:pPr>
        <w:spacing w:after="120"/>
        <w:rPr>
          <w:b/>
          <w:bCs/>
          <w:color w:val="EE0000"/>
          <w:sz w:val="28"/>
          <w:szCs w:val="28"/>
        </w:rPr>
      </w:pPr>
      <w:r w:rsidRPr="004F64AC">
        <w:rPr>
          <w:b/>
          <w:bCs/>
          <w:color w:val="EE0000"/>
          <w:sz w:val="28"/>
          <w:szCs w:val="28"/>
        </w:rPr>
        <w:t>U44] What are the counts of each vehicle type?</w:t>
      </w:r>
    </w:p>
    <w:p w14:paraId="42695C85" w14:textId="715D9E51" w:rsidR="00452B72" w:rsidRPr="00452B72" w:rsidRDefault="00BE1C71" w:rsidP="00452B72">
      <w:pPr>
        <w:spacing w:after="120"/>
        <w:rPr>
          <w:color w:val="000000" w:themeColor="text1"/>
          <w:sz w:val="24"/>
          <w:szCs w:val="24"/>
        </w:rPr>
      </w:pPr>
      <w:r w:rsidRPr="00160F78">
        <w:rPr>
          <w:b/>
          <w:bCs/>
          <w:color w:val="0D0D0D" w:themeColor="text1" w:themeTint="F2"/>
          <w:sz w:val="28"/>
          <w:szCs w:val="28"/>
        </w:rPr>
        <w:t>Answer</w:t>
      </w:r>
      <w:r w:rsidRPr="00BE1C71">
        <w:rPr>
          <w:b/>
          <w:bCs/>
          <w:color w:val="000000" w:themeColor="text1"/>
          <w:sz w:val="24"/>
          <w:szCs w:val="24"/>
        </w:rPr>
        <w:t xml:space="preserve"> </w:t>
      </w:r>
      <w:r w:rsidR="00452B72">
        <w:rPr>
          <w:b/>
          <w:bCs/>
          <w:color w:val="000000" w:themeColor="text1"/>
          <w:sz w:val="24"/>
          <w:szCs w:val="24"/>
        </w:rPr>
        <w:t xml:space="preserve">:- </w:t>
      </w:r>
      <w:r w:rsidR="00452B72" w:rsidRPr="00452B72">
        <w:rPr>
          <w:color w:val="000000" w:themeColor="text1"/>
          <w:sz w:val="24"/>
          <w:szCs w:val="24"/>
        </w:rPr>
        <w:t>Prime Plus     7252</w:t>
      </w:r>
    </w:p>
    <w:p w14:paraId="5F0F289D" w14:textId="77777777" w:rsidR="00452B72" w:rsidRPr="00452B72" w:rsidRDefault="00452B72" w:rsidP="00452B72">
      <w:pPr>
        <w:spacing w:after="120"/>
        <w:rPr>
          <w:color w:val="000000" w:themeColor="text1"/>
          <w:sz w:val="24"/>
          <w:szCs w:val="24"/>
        </w:rPr>
      </w:pPr>
      <w:r w:rsidRPr="00452B72">
        <w:rPr>
          <w:color w:val="000000" w:themeColor="text1"/>
          <w:sz w:val="24"/>
          <w:szCs w:val="24"/>
        </w:rPr>
        <w:t>Bike           7223</w:t>
      </w:r>
    </w:p>
    <w:p w14:paraId="6396081E" w14:textId="77777777" w:rsidR="00452B72" w:rsidRPr="00452B72" w:rsidRDefault="00452B72" w:rsidP="00452B72">
      <w:pPr>
        <w:spacing w:after="120"/>
        <w:rPr>
          <w:color w:val="000000" w:themeColor="text1"/>
          <w:sz w:val="24"/>
          <w:szCs w:val="24"/>
        </w:rPr>
      </w:pPr>
      <w:r w:rsidRPr="00452B72">
        <w:rPr>
          <w:color w:val="000000" w:themeColor="text1"/>
          <w:sz w:val="24"/>
          <w:szCs w:val="24"/>
        </w:rPr>
        <w:t>Prime Sedan    7179</w:t>
      </w:r>
    </w:p>
    <w:p w14:paraId="0DC2551F" w14:textId="77777777" w:rsidR="00452B72" w:rsidRPr="00452B72" w:rsidRDefault="00452B72" w:rsidP="00452B72">
      <w:pPr>
        <w:spacing w:after="120"/>
        <w:rPr>
          <w:color w:val="000000" w:themeColor="text1"/>
          <w:sz w:val="24"/>
          <w:szCs w:val="24"/>
        </w:rPr>
      </w:pPr>
      <w:r w:rsidRPr="00452B72">
        <w:rPr>
          <w:color w:val="000000" w:themeColor="text1"/>
          <w:sz w:val="24"/>
          <w:szCs w:val="24"/>
        </w:rPr>
        <w:t>Prime SUV      7140</w:t>
      </w:r>
    </w:p>
    <w:p w14:paraId="73484127" w14:textId="77777777" w:rsidR="00452B72" w:rsidRPr="00452B72" w:rsidRDefault="00452B72" w:rsidP="00452B72">
      <w:pPr>
        <w:spacing w:after="120"/>
        <w:rPr>
          <w:color w:val="000000" w:themeColor="text1"/>
          <w:sz w:val="24"/>
          <w:szCs w:val="24"/>
        </w:rPr>
      </w:pPr>
      <w:r w:rsidRPr="00452B72">
        <w:rPr>
          <w:color w:val="000000" w:themeColor="text1"/>
          <w:sz w:val="24"/>
          <w:szCs w:val="24"/>
        </w:rPr>
        <w:t>Auto           7098</w:t>
      </w:r>
    </w:p>
    <w:p w14:paraId="35F86C88" w14:textId="77777777" w:rsidR="00452B72" w:rsidRPr="00452B72" w:rsidRDefault="00452B72" w:rsidP="00452B72">
      <w:pPr>
        <w:spacing w:after="120"/>
        <w:rPr>
          <w:color w:val="000000" w:themeColor="text1"/>
          <w:sz w:val="24"/>
          <w:szCs w:val="24"/>
        </w:rPr>
      </w:pPr>
      <w:proofErr w:type="spellStart"/>
      <w:r w:rsidRPr="00452B72">
        <w:rPr>
          <w:color w:val="000000" w:themeColor="text1"/>
          <w:sz w:val="24"/>
          <w:szCs w:val="24"/>
        </w:rPr>
        <w:t>eBike</w:t>
      </w:r>
      <w:proofErr w:type="spellEnd"/>
      <w:r w:rsidRPr="00452B72">
        <w:rPr>
          <w:color w:val="000000" w:themeColor="text1"/>
          <w:sz w:val="24"/>
          <w:szCs w:val="24"/>
        </w:rPr>
        <w:t xml:space="preserve">          7097</w:t>
      </w:r>
    </w:p>
    <w:p w14:paraId="60C8895B" w14:textId="04E0EAB5" w:rsidR="00BE1C71" w:rsidRDefault="00BE1C71" w:rsidP="00BE1C71">
      <w:pPr>
        <w:spacing w:after="120"/>
        <w:rPr>
          <w:color w:val="000000" w:themeColor="text1"/>
          <w:sz w:val="24"/>
          <w:szCs w:val="24"/>
        </w:rPr>
      </w:pPr>
      <w:r w:rsidRPr="00160F78">
        <w:rPr>
          <w:b/>
          <w:bCs/>
          <w:color w:val="0D0D0D" w:themeColor="text1" w:themeTint="F2"/>
          <w:sz w:val="28"/>
          <w:szCs w:val="28"/>
        </w:rPr>
        <w:t>Explanation</w:t>
      </w:r>
      <w:r w:rsidRPr="00BE1C71">
        <w:rPr>
          <w:b/>
          <w:bCs/>
          <w:color w:val="000000" w:themeColor="text1"/>
          <w:sz w:val="24"/>
          <w:szCs w:val="24"/>
        </w:rPr>
        <w:t>:</w:t>
      </w:r>
      <w:r w:rsidRPr="00BE1C71">
        <w:rPr>
          <w:color w:val="000000" w:themeColor="text1"/>
          <w:sz w:val="24"/>
          <w:szCs w:val="24"/>
        </w:rPr>
        <w:t xml:space="preserve"> By counting the number of rides for each </w:t>
      </w:r>
      <w:r w:rsidRPr="00447D94">
        <w:rPr>
          <w:color w:val="000000" w:themeColor="text1"/>
          <w:sz w:val="24"/>
          <w:szCs w:val="24"/>
        </w:rPr>
        <w:t>Vehicle Type</w:t>
      </w:r>
      <w:r w:rsidRPr="00BE1C71">
        <w:rPr>
          <w:color w:val="000000" w:themeColor="text1"/>
          <w:sz w:val="24"/>
          <w:szCs w:val="24"/>
        </w:rPr>
        <w:t>, we can see which options customers prefer the most. This helps understand demand patterns and guides better fleet allocation.</w:t>
      </w:r>
    </w:p>
    <w:p w14:paraId="2F0A74EF" w14:textId="77777777" w:rsidR="00452B72" w:rsidRPr="004F64AC" w:rsidRDefault="00452B72" w:rsidP="00BE1C71">
      <w:pPr>
        <w:spacing w:after="120"/>
        <w:rPr>
          <w:b/>
          <w:bCs/>
          <w:color w:val="EE0000"/>
          <w:sz w:val="28"/>
          <w:szCs w:val="28"/>
        </w:rPr>
      </w:pPr>
    </w:p>
    <w:p w14:paraId="20D51F06" w14:textId="2D7EDD98" w:rsidR="00A130F8" w:rsidRPr="004F64AC" w:rsidRDefault="00A130F8" w:rsidP="00BE1C71">
      <w:pPr>
        <w:spacing w:after="120"/>
        <w:rPr>
          <w:b/>
          <w:bCs/>
          <w:color w:val="EE0000"/>
          <w:sz w:val="28"/>
          <w:szCs w:val="28"/>
        </w:rPr>
      </w:pPr>
      <w:r w:rsidRPr="004F64AC">
        <w:rPr>
          <w:b/>
          <w:bCs/>
          <w:color w:val="EE0000"/>
          <w:sz w:val="28"/>
          <w:szCs w:val="28"/>
        </w:rPr>
        <w:t>U45] Which vehicle type is used most frequently?</w:t>
      </w:r>
    </w:p>
    <w:p w14:paraId="7863F6D3" w14:textId="1AB6C3EA" w:rsidR="00503F9E" w:rsidRPr="00503F9E" w:rsidRDefault="00503F9E" w:rsidP="00503F9E">
      <w:pPr>
        <w:spacing w:after="120"/>
        <w:rPr>
          <w:color w:val="000000" w:themeColor="text1"/>
          <w:sz w:val="24"/>
          <w:szCs w:val="24"/>
        </w:rPr>
      </w:pPr>
      <w:r w:rsidRPr="00160F78">
        <w:rPr>
          <w:b/>
          <w:bCs/>
          <w:color w:val="0D0D0D" w:themeColor="text1" w:themeTint="F2"/>
          <w:sz w:val="28"/>
          <w:szCs w:val="28"/>
        </w:rPr>
        <w:t>Answer</w:t>
      </w:r>
      <w:r w:rsidRPr="00503F9E">
        <w:rPr>
          <w:b/>
          <w:bCs/>
          <w:color w:val="000000" w:themeColor="text1"/>
          <w:sz w:val="24"/>
          <w:szCs w:val="24"/>
        </w:rPr>
        <w:t xml:space="preserve"> </w:t>
      </w:r>
      <w:r>
        <w:rPr>
          <w:b/>
          <w:bCs/>
          <w:color w:val="000000" w:themeColor="text1"/>
          <w:sz w:val="24"/>
          <w:szCs w:val="24"/>
        </w:rPr>
        <w:t>:-</w:t>
      </w:r>
      <w:r w:rsidRPr="00503F9E">
        <w:rPr>
          <w:color w:val="000000" w:themeColor="text1"/>
          <w:sz w:val="24"/>
          <w:szCs w:val="24"/>
        </w:rPr>
        <w:t xml:space="preserve">The most frequently used vehicle type is </w:t>
      </w:r>
      <w:r w:rsidRPr="00160F78">
        <w:rPr>
          <w:color w:val="000000" w:themeColor="text1"/>
          <w:sz w:val="24"/>
          <w:szCs w:val="24"/>
        </w:rPr>
        <w:t>Prime Plus</w:t>
      </w:r>
      <w:r w:rsidRPr="00503F9E">
        <w:rPr>
          <w:color w:val="000000" w:themeColor="text1"/>
          <w:sz w:val="24"/>
          <w:szCs w:val="24"/>
        </w:rPr>
        <w:t>.</w:t>
      </w:r>
    </w:p>
    <w:p w14:paraId="2E00FC8E" w14:textId="591F2B45" w:rsidR="00503F9E" w:rsidRDefault="00503F9E" w:rsidP="00503F9E">
      <w:pPr>
        <w:spacing w:after="120"/>
        <w:rPr>
          <w:color w:val="000000" w:themeColor="text1"/>
          <w:sz w:val="24"/>
          <w:szCs w:val="24"/>
        </w:rPr>
      </w:pPr>
      <w:r w:rsidRPr="00160F78">
        <w:rPr>
          <w:b/>
          <w:bCs/>
          <w:color w:val="0D0D0D" w:themeColor="text1" w:themeTint="F2"/>
          <w:sz w:val="28"/>
          <w:szCs w:val="28"/>
        </w:rPr>
        <w:t>Explanation</w:t>
      </w:r>
      <w:r w:rsidRPr="00503F9E">
        <w:rPr>
          <w:b/>
          <w:bCs/>
          <w:color w:val="000000" w:themeColor="text1"/>
          <w:sz w:val="24"/>
          <w:szCs w:val="24"/>
        </w:rPr>
        <w:t>:</w:t>
      </w:r>
      <w:r w:rsidRPr="00503F9E">
        <w:rPr>
          <w:color w:val="000000" w:themeColor="text1"/>
          <w:sz w:val="24"/>
          <w:szCs w:val="24"/>
        </w:rPr>
        <w:t xml:space="preserve"> By counting the rides for each vehicle type, </w:t>
      </w:r>
      <w:r w:rsidRPr="00160F78">
        <w:rPr>
          <w:color w:val="000000" w:themeColor="text1"/>
          <w:sz w:val="24"/>
          <w:szCs w:val="24"/>
        </w:rPr>
        <w:t>Prime Plus</w:t>
      </w:r>
      <w:r w:rsidRPr="00503F9E">
        <w:rPr>
          <w:color w:val="000000" w:themeColor="text1"/>
          <w:sz w:val="24"/>
          <w:szCs w:val="24"/>
        </w:rPr>
        <w:t xml:space="preserve"> appears the most times in the dataset. This means most customers prefer </w:t>
      </w:r>
      <w:r w:rsidRPr="00160F78">
        <w:rPr>
          <w:color w:val="000000" w:themeColor="text1"/>
          <w:sz w:val="24"/>
          <w:szCs w:val="24"/>
        </w:rPr>
        <w:t>Prime Plus</w:t>
      </w:r>
      <w:r w:rsidRPr="00503F9E">
        <w:rPr>
          <w:color w:val="000000" w:themeColor="text1"/>
          <w:sz w:val="24"/>
          <w:szCs w:val="24"/>
        </w:rPr>
        <w:t>, possibly due to comfort and reliability compared to other options.</w:t>
      </w:r>
    </w:p>
    <w:p w14:paraId="25ABBFFE" w14:textId="77777777" w:rsidR="00EB6045" w:rsidRPr="004F64AC" w:rsidRDefault="00EB6045" w:rsidP="00503F9E">
      <w:pPr>
        <w:spacing w:after="120"/>
        <w:rPr>
          <w:b/>
          <w:bCs/>
          <w:color w:val="EE0000"/>
          <w:sz w:val="28"/>
          <w:szCs w:val="28"/>
        </w:rPr>
      </w:pPr>
    </w:p>
    <w:p w14:paraId="6B08BBA4" w14:textId="49508185" w:rsidR="00EB6045" w:rsidRPr="004F64AC" w:rsidRDefault="00D74FA5" w:rsidP="00503F9E">
      <w:pPr>
        <w:spacing w:after="120"/>
        <w:rPr>
          <w:b/>
          <w:bCs/>
          <w:color w:val="EE0000"/>
          <w:sz w:val="28"/>
          <w:szCs w:val="28"/>
        </w:rPr>
      </w:pPr>
      <w:r w:rsidRPr="004F64AC">
        <w:rPr>
          <w:b/>
          <w:bCs/>
          <w:color w:val="EE0000"/>
          <w:sz w:val="28"/>
          <w:szCs w:val="28"/>
        </w:rPr>
        <w:t>U46] Which vehicle type is least used?</w:t>
      </w:r>
    </w:p>
    <w:p w14:paraId="19102F2F" w14:textId="77777777" w:rsidR="00656444" w:rsidRPr="00160F78" w:rsidRDefault="00656444" w:rsidP="00656444">
      <w:pPr>
        <w:spacing w:after="120"/>
        <w:rPr>
          <w:color w:val="000000" w:themeColor="text1"/>
          <w:sz w:val="24"/>
          <w:szCs w:val="24"/>
        </w:rPr>
      </w:pPr>
      <w:r w:rsidRPr="00160F78">
        <w:rPr>
          <w:b/>
          <w:bCs/>
          <w:color w:val="0D0D0D" w:themeColor="text1" w:themeTint="F2"/>
          <w:sz w:val="28"/>
          <w:szCs w:val="28"/>
        </w:rPr>
        <w:t>Answer</w:t>
      </w:r>
      <w:r w:rsidRPr="00656444">
        <w:rPr>
          <w:b/>
          <w:bCs/>
          <w:color w:val="000000" w:themeColor="text1"/>
          <w:sz w:val="24"/>
          <w:szCs w:val="24"/>
        </w:rPr>
        <w:t>:</w:t>
      </w:r>
      <w:r w:rsidRPr="00656444">
        <w:rPr>
          <w:color w:val="000000" w:themeColor="text1"/>
          <w:sz w:val="24"/>
          <w:szCs w:val="24"/>
        </w:rPr>
        <w:t xml:space="preserve"> The least used vehicle </w:t>
      </w:r>
      <w:r w:rsidRPr="00160F78">
        <w:rPr>
          <w:color w:val="000000" w:themeColor="text1"/>
          <w:sz w:val="24"/>
          <w:szCs w:val="24"/>
        </w:rPr>
        <w:t>type is Mini.</w:t>
      </w:r>
    </w:p>
    <w:p w14:paraId="1CEED141" w14:textId="74B1ABED" w:rsidR="00656444" w:rsidRPr="00656444" w:rsidRDefault="00656444" w:rsidP="00656444">
      <w:pPr>
        <w:spacing w:after="120"/>
        <w:rPr>
          <w:color w:val="000000" w:themeColor="text1"/>
          <w:sz w:val="24"/>
          <w:szCs w:val="24"/>
        </w:rPr>
      </w:pPr>
      <w:r w:rsidRPr="00160F78">
        <w:rPr>
          <w:b/>
          <w:bCs/>
          <w:color w:val="0D0D0D" w:themeColor="text1" w:themeTint="F2"/>
          <w:sz w:val="28"/>
          <w:szCs w:val="28"/>
        </w:rPr>
        <w:t>Explanation</w:t>
      </w:r>
      <w:r w:rsidRPr="00656444">
        <w:rPr>
          <w:b/>
          <w:bCs/>
          <w:color w:val="000000" w:themeColor="text1"/>
          <w:sz w:val="24"/>
          <w:szCs w:val="24"/>
        </w:rPr>
        <w:t>:</w:t>
      </w:r>
      <w:r w:rsidRPr="00656444">
        <w:rPr>
          <w:color w:val="000000" w:themeColor="text1"/>
          <w:sz w:val="24"/>
          <w:szCs w:val="24"/>
        </w:rPr>
        <w:t xml:space="preserve"> By checking the ride counts for all vehicle types, </w:t>
      </w:r>
      <w:r w:rsidRPr="00160F78">
        <w:rPr>
          <w:color w:val="0D0D0D" w:themeColor="text1" w:themeTint="F2"/>
          <w:sz w:val="24"/>
          <w:szCs w:val="24"/>
        </w:rPr>
        <w:t xml:space="preserve">Mini has the lowest number of bookings in the dataset. This means customers </w:t>
      </w:r>
      <w:r w:rsidRPr="00656444">
        <w:rPr>
          <w:color w:val="000000" w:themeColor="text1"/>
          <w:sz w:val="24"/>
          <w:szCs w:val="24"/>
        </w:rPr>
        <w:t>prefer other options like Auto, Prime Plus, or Bike more often than Mini.</w:t>
      </w:r>
    </w:p>
    <w:p w14:paraId="10DE606A" w14:textId="77777777" w:rsidR="00656444" w:rsidRPr="00160F78" w:rsidRDefault="00656444" w:rsidP="00656444">
      <w:pPr>
        <w:spacing w:after="120"/>
        <w:rPr>
          <w:color w:val="0D0D0D" w:themeColor="text1" w:themeTint="F2"/>
          <w:sz w:val="24"/>
          <w:szCs w:val="24"/>
        </w:rPr>
      </w:pPr>
      <w:r w:rsidRPr="00656444">
        <w:rPr>
          <w:color w:val="000000" w:themeColor="text1"/>
          <w:sz w:val="24"/>
          <w:szCs w:val="24"/>
        </w:rPr>
        <w:t xml:space="preserve">Do you want me to also prepare </w:t>
      </w:r>
      <w:r w:rsidRPr="00160F78">
        <w:rPr>
          <w:color w:val="0D0D0D" w:themeColor="text1" w:themeTint="F2"/>
          <w:sz w:val="24"/>
          <w:szCs w:val="24"/>
        </w:rPr>
        <w:t>a ranking of all vehicle types from most to least used for clarity?</w:t>
      </w:r>
    </w:p>
    <w:p w14:paraId="153FBD20" w14:textId="77777777" w:rsidR="00D74FA5" w:rsidRDefault="00D74FA5" w:rsidP="00503F9E">
      <w:pPr>
        <w:spacing w:after="120"/>
        <w:rPr>
          <w:color w:val="000000" w:themeColor="text1"/>
          <w:sz w:val="24"/>
          <w:szCs w:val="24"/>
        </w:rPr>
      </w:pPr>
    </w:p>
    <w:p w14:paraId="1D1095E6" w14:textId="33EFC8D4" w:rsidR="00E22394" w:rsidRPr="004F64AC" w:rsidRDefault="00E22394" w:rsidP="00503F9E">
      <w:pPr>
        <w:spacing w:after="120"/>
        <w:rPr>
          <w:b/>
          <w:bCs/>
          <w:color w:val="EE0000"/>
          <w:sz w:val="28"/>
          <w:szCs w:val="28"/>
        </w:rPr>
      </w:pPr>
      <w:r w:rsidRPr="004F64AC">
        <w:rPr>
          <w:b/>
          <w:bCs/>
          <w:color w:val="EE0000"/>
          <w:sz w:val="28"/>
          <w:szCs w:val="28"/>
        </w:rPr>
        <w:t>U47] What percentage of rides are Auto bookings?</w:t>
      </w:r>
    </w:p>
    <w:p w14:paraId="4FF2AD53" w14:textId="77777777" w:rsidR="002C53D0" w:rsidRPr="002C53D0" w:rsidRDefault="002C53D0" w:rsidP="002C53D0">
      <w:pPr>
        <w:spacing w:after="120"/>
        <w:rPr>
          <w:color w:val="000000" w:themeColor="text1"/>
          <w:sz w:val="24"/>
          <w:szCs w:val="24"/>
        </w:rPr>
      </w:pPr>
      <w:r w:rsidRPr="00160F78">
        <w:rPr>
          <w:b/>
          <w:bCs/>
          <w:color w:val="0D0D0D" w:themeColor="text1" w:themeTint="F2"/>
          <w:sz w:val="28"/>
          <w:szCs w:val="28"/>
        </w:rPr>
        <w:t>Answer</w:t>
      </w:r>
      <w:r w:rsidRPr="002C53D0">
        <w:rPr>
          <w:b/>
          <w:bCs/>
          <w:color w:val="000000" w:themeColor="text1"/>
          <w:sz w:val="24"/>
          <w:szCs w:val="24"/>
        </w:rPr>
        <w:t>:</w:t>
      </w:r>
      <w:r w:rsidRPr="002C53D0">
        <w:rPr>
          <w:color w:val="000000" w:themeColor="text1"/>
          <w:sz w:val="24"/>
          <w:szCs w:val="24"/>
        </w:rPr>
        <w:t xml:space="preserve"> </w:t>
      </w:r>
      <w:r w:rsidRPr="00160F78">
        <w:rPr>
          <w:color w:val="0D0D0D" w:themeColor="text1" w:themeTint="F2"/>
          <w:sz w:val="24"/>
          <w:szCs w:val="24"/>
        </w:rPr>
        <w:t>About 14.2% of rides</w:t>
      </w:r>
      <w:r w:rsidRPr="002C53D0">
        <w:rPr>
          <w:color w:val="000000" w:themeColor="text1"/>
          <w:sz w:val="24"/>
          <w:szCs w:val="24"/>
        </w:rPr>
        <w:t xml:space="preserve"> are Auto bookings.</w:t>
      </w:r>
    </w:p>
    <w:p w14:paraId="2BF01C2D" w14:textId="0BF2569F" w:rsidR="002C53D0" w:rsidRPr="00160F78" w:rsidRDefault="002C53D0" w:rsidP="002C53D0">
      <w:pPr>
        <w:spacing w:after="120"/>
        <w:rPr>
          <w:color w:val="0D0D0D" w:themeColor="text1" w:themeTint="F2"/>
          <w:sz w:val="24"/>
          <w:szCs w:val="24"/>
        </w:rPr>
      </w:pPr>
      <w:r w:rsidRPr="00160F78">
        <w:rPr>
          <w:b/>
          <w:bCs/>
          <w:color w:val="0D0D0D" w:themeColor="text1" w:themeTint="F2"/>
          <w:sz w:val="28"/>
          <w:szCs w:val="28"/>
        </w:rPr>
        <w:t>Explanation</w:t>
      </w:r>
      <w:r w:rsidRPr="002C53D0">
        <w:rPr>
          <w:b/>
          <w:bCs/>
          <w:color w:val="000000" w:themeColor="text1"/>
          <w:sz w:val="24"/>
          <w:szCs w:val="24"/>
        </w:rPr>
        <w:t>:</w:t>
      </w:r>
      <w:r w:rsidRPr="002C53D0">
        <w:rPr>
          <w:color w:val="000000" w:themeColor="text1"/>
          <w:sz w:val="24"/>
          <w:szCs w:val="24"/>
        </w:rPr>
        <w:t xml:space="preserve"> </w:t>
      </w:r>
      <w:r w:rsidRPr="00160F78">
        <w:rPr>
          <w:color w:val="0D0D0D" w:themeColor="text1" w:themeTint="F2"/>
          <w:sz w:val="24"/>
          <w:szCs w:val="24"/>
        </w:rPr>
        <w:t>Out of all rides in the dataset, 7,098 were Auto rides. This means that around 14 out of every 100 rides were booked as Auto.</w:t>
      </w:r>
    </w:p>
    <w:p w14:paraId="026978A1" w14:textId="77777777" w:rsidR="00A130F8" w:rsidRPr="00160F78" w:rsidRDefault="00A130F8" w:rsidP="00BE1C71">
      <w:pPr>
        <w:spacing w:after="120"/>
        <w:rPr>
          <w:color w:val="0D0D0D" w:themeColor="text1" w:themeTint="F2"/>
          <w:sz w:val="24"/>
          <w:szCs w:val="24"/>
        </w:rPr>
      </w:pPr>
    </w:p>
    <w:p w14:paraId="16DA01F2" w14:textId="1C3CA822" w:rsidR="002C53D0" w:rsidRPr="004F64AC" w:rsidRDefault="00711550" w:rsidP="00BE1C71">
      <w:pPr>
        <w:spacing w:after="120"/>
        <w:rPr>
          <w:b/>
          <w:bCs/>
          <w:color w:val="EE0000"/>
          <w:sz w:val="28"/>
          <w:szCs w:val="28"/>
        </w:rPr>
      </w:pPr>
      <w:r w:rsidRPr="004F64AC">
        <w:rPr>
          <w:b/>
          <w:bCs/>
          <w:color w:val="EE0000"/>
          <w:sz w:val="28"/>
          <w:szCs w:val="28"/>
        </w:rPr>
        <w:t>U48] Plot vehicle type distribution as a bar chart.</w:t>
      </w:r>
    </w:p>
    <w:p w14:paraId="07AC8240" w14:textId="386996BE" w:rsidR="006B58DF" w:rsidRPr="00160F78" w:rsidRDefault="00634B27" w:rsidP="006B58DF">
      <w:pPr>
        <w:spacing w:after="120"/>
        <w:rPr>
          <w:color w:val="0D0D0D" w:themeColor="text1" w:themeTint="F2"/>
          <w:sz w:val="24"/>
          <w:szCs w:val="24"/>
        </w:rPr>
      </w:pPr>
      <w:r w:rsidRPr="00160F78">
        <w:rPr>
          <w:b/>
          <w:bCs/>
          <w:color w:val="0D0D0D" w:themeColor="text1" w:themeTint="F2"/>
          <w:sz w:val="28"/>
          <w:szCs w:val="28"/>
        </w:rPr>
        <w:t>Answer</w:t>
      </w:r>
      <w:r w:rsidRPr="00634B27">
        <w:rPr>
          <w:b/>
          <w:bCs/>
          <w:color w:val="000000" w:themeColor="text1"/>
          <w:sz w:val="24"/>
          <w:szCs w:val="24"/>
        </w:rPr>
        <w:t>:</w:t>
      </w:r>
      <w:r w:rsidRPr="00634B27">
        <w:rPr>
          <w:color w:val="000000" w:themeColor="text1"/>
          <w:sz w:val="24"/>
          <w:szCs w:val="24"/>
        </w:rPr>
        <w:t xml:space="preserve"> The bar chart shows how many rides were booked for each </w:t>
      </w:r>
      <w:r w:rsidRPr="00160F78">
        <w:rPr>
          <w:color w:val="0D0D0D" w:themeColor="text1" w:themeTint="F2"/>
          <w:sz w:val="24"/>
          <w:szCs w:val="24"/>
        </w:rPr>
        <w:t>vehicle type.</w:t>
      </w:r>
    </w:p>
    <w:p w14:paraId="000D8435" w14:textId="1387B1CD" w:rsidR="006B58DF" w:rsidRPr="006B58DF" w:rsidRDefault="006B58DF" w:rsidP="006B58DF">
      <w:pPr>
        <w:spacing w:after="120"/>
        <w:rPr>
          <w:color w:val="000000" w:themeColor="text1"/>
          <w:sz w:val="24"/>
          <w:szCs w:val="24"/>
        </w:rPr>
      </w:pPr>
      <w:r w:rsidRPr="006B58DF">
        <w:rPr>
          <w:noProof/>
          <w:color w:val="000000" w:themeColor="text1"/>
          <w:sz w:val="24"/>
          <w:szCs w:val="24"/>
        </w:rPr>
        <w:drawing>
          <wp:inline distT="0" distB="0" distL="0" distR="0" wp14:anchorId="074BF2C1" wp14:editId="6CA86716">
            <wp:extent cx="5128260" cy="4625340"/>
            <wp:effectExtent l="0" t="0" r="0" b="3810"/>
            <wp:docPr id="1914807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8260" cy="4625340"/>
                    </a:xfrm>
                    <a:prstGeom prst="rect">
                      <a:avLst/>
                    </a:prstGeom>
                    <a:noFill/>
                    <a:ln>
                      <a:noFill/>
                    </a:ln>
                  </pic:spPr>
                </pic:pic>
              </a:graphicData>
            </a:graphic>
          </wp:inline>
        </w:drawing>
      </w:r>
    </w:p>
    <w:p w14:paraId="62C9ECAE" w14:textId="77777777" w:rsidR="00634B27" w:rsidRPr="00634B27" w:rsidRDefault="00634B27" w:rsidP="00634B27">
      <w:pPr>
        <w:spacing w:after="120"/>
        <w:rPr>
          <w:color w:val="000000" w:themeColor="text1"/>
          <w:sz w:val="24"/>
          <w:szCs w:val="24"/>
        </w:rPr>
      </w:pPr>
    </w:p>
    <w:p w14:paraId="0572D2FF" w14:textId="3F09BC96" w:rsidR="00634B27" w:rsidRPr="00160F78" w:rsidRDefault="00634B27" w:rsidP="00634B27">
      <w:pPr>
        <w:spacing w:after="120"/>
        <w:rPr>
          <w:color w:val="0D0D0D" w:themeColor="text1" w:themeTint="F2"/>
          <w:sz w:val="24"/>
          <w:szCs w:val="24"/>
        </w:rPr>
      </w:pPr>
      <w:r w:rsidRPr="00160F78">
        <w:rPr>
          <w:b/>
          <w:bCs/>
          <w:color w:val="0D0D0D" w:themeColor="text1" w:themeTint="F2"/>
          <w:sz w:val="28"/>
          <w:szCs w:val="28"/>
        </w:rPr>
        <w:t>Explanation</w:t>
      </w:r>
      <w:r w:rsidRPr="00634B27">
        <w:rPr>
          <w:b/>
          <w:bCs/>
          <w:color w:val="000000" w:themeColor="text1"/>
          <w:sz w:val="24"/>
          <w:szCs w:val="24"/>
        </w:rPr>
        <w:t>:</w:t>
      </w:r>
      <w:r w:rsidRPr="00634B27">
        <w:rPr>
          <w:color w:val="000000" w:themeColor="text1"/>
          <w:sz w:val="24"/>
          <w:szCs w:val="24"/>
        </w:rPr>
        <w:t xml:space="preserve"> </w:t>
      </w:r>
      <w:r w:rsidRPr="00160F78">
        <w:rPr>
          <w:color w:val="0D0D0D" w:themeColor="text1" w:themeTint="F2"/>
          <w:sz w:val="24"/>
          <w:szCs w:val="24"/>
        </w:rPr>
        <w:t>By plotting the counts, we clearly see which vehicles (like Prime Plus) are most popular and which ones (like Mini) are less used. This helps compare customer preferences visually.</w:t>
      </w:r>
    </w:p>
    <w:p w14:paraId="63589C10" w14:textId="77777777" w:rsidR="00711550" w:rsidRDefault="00711550" w:rsidP="00BE1C71">
      <w:pPr>
        <w:spacing w:after="120"/>
        <w:rPr>
          <w:color w:val="000000" w:themeColor="text1"/>
          <w:sz w:val="24"/>
          <w:szCs w:val="24"/>
        </w:rPr>
      </w:pPr>
    </w:p>
    <w:p w14:paraId="42CDEDCC" w14:textId="77777777" w:rsidR="006B58DF" w:rsidRPr="00BE1C71" w:rsidRDefault="006B58DF" w:rsidP="00BE1C71">
      <w:pPr>
        <w:spacing w:after="120"/>
        <w:rPr>
          <w:color w:val="000000" w:themeColor="text1"/>
          <w:sz w:val="24"/>
          <w:szCs w:val="24"/>
        </w:rPr>
      </w:pPr>
    </w:p>
    <w:p w14:paraId="4EA7B9F3" w14:textId="77777777" w:rsidR="002F7D2C" w:rsidRDefault="002F7D2C" w:rsidP="00FD049B">
      <w:pPr>
        <w:spacing w:after="120"/>
        <w:rPr>
          <w:color w:val="000000" w:themeColor="text1"/>
          <w:sz w:val="24"/>
          <w:szCs w:val="24"/>
        </w:rPr>
      </w:pPr>
    </w:p>
    <w:p w14:paraId="6834A6FE" w14:textId="1DBF5D1E" w:rsidR="002F7D2C" w:rsidRDefault="002F7D2C" w:rsidP="00FD049B">
      <w:pPr>
        <w:spacing w:after="120"/>
        <w:rPr>
          <w:b/>
          <w:bCs/>
          <w:color w:val="FF1D1D"/>
          <w:sz w:val="28"/>
          <w:szCs w:val="28"/>
        </w:rPr>
      </w:pPr>
      <w:r w:rsidRPr="001C29CA">
        <w:rPr>
          <w:b/>
          <w:bCs/>
          <w:color w:val="FF1D1D"/>
          <w:sz w:val="28"/>
          <w:szCs w:val="28"/>
        </w:rPr>
        <w:t>U</w:t>
      </w:r>
      <w:r w:rsidR="00C32FF5">
        <w:rPr>
          <w:b/>
          <w:bCs/>
          <w:color w:val="FF1D1D"/>
          <w:sz w:val="28"/>
          <w:szCs w:val="28"/>
        </w:rPr>
        <w:t>49</w:t>
      </w:r>
      <w:r w:rsidRPr="001C29CA">
        <w:rPr>
          <w:b/>
          <w:bCs/>
          <w:color w:val="FF1D1D"/>
          <w:sz w:val="28"/>
          <w:szCs w:val="28"/>
        </w:rPr>
        <w:t xml:space="preserve">] </w:t>
      </w:r>
      <w:r w:rsidR="001C29CA" w:rsidRPr="001C29CA">
        <w:rPr>
          <w:b/>
          <w:bCs/>
          <w:color w:val="FF1D1D"/>
          <w:sz w:val="28"/>
          <w:szCs w:val="28"/>
        </w:rPr>
        <w:t>How many unique pickup locations are there in the dataset?</w:t>
      </w:r>
    </w:p>
    <w:p w14:paraId="486DE29A" w14:textId="1E540F81" w:rsidR="00181D70" w:rsidRDefault="00181D70" w:rsidP="00FD049B">
      <w:pPr>
        <w:spacing w:after="120"/>
        <w:rPr>
          <w:color w:val="0D0D0D" w:themeColor="text1" w:themeTint="F2"/>
          <w:sz w:val="24"/>
          <w:szCs w:val="24"/>
        </w:rPr>
      </w:pPr>
      <w:r w:rsidRPr="00181D70">
        <w:rPr>
          <w:b/>
          <w:bCs/>
          <w:color w:val="0D0D0D" w:themeColor="text1" w:themeTint="F2"/>
          <w:sz w:val="28"/>
          <w:szCs w:val="28"/>
        </w:rPr>
        <w:t>Answer:-</w:t>
      </w:r>
      <w:r w:rsidRPr="00181D70">
        <w:rPr>
          <w:color w:val="0D0D0D" w:themeColor="text1" w:themeTint="F2"/>
        </w:rPr>
        <w:t xml:space="preserve"> </w:t>
      </w:r>
      <w:r w:rsidRPr="00181D70">
        <w:rPr>
          <w:color w:val="0D0D0D" w:themeColor="text1" w:themeTint="F2"/>
          <w:sz w:val="24"/>
          <w:szCs w:val="24"/>
        </w:rPr>
        <w:t>There are 50 unique pickup locations in the dataset</w:t>
      </w:r>
      <w:r>
        <w:rPr>
          <w:color w:val="0D0D0D" w:themeColor="text1" w:themeTint="F2"/>
          <w:sz w:val="24"/>
          <w:szCs w:val="24"/>
        </w:rPr>
        <w:t>.</w:t>
      </w:r>
    </w:p>
    <w:p w14:paraId="26577E8C" w14:textId="77777777" w:rsidR="00637B32" w:rsidRDefault="00181D70" w:rsidP="00637B32">
      <w:pPr>
        <w:spacing w:after="120"/>
        <w:rPr>
          <w:color w:val="000000" w:themeColor="text1"/>
          <w:sz w:val="24"/>
          <w:szCs w:val="24"/>
        </w:rPr>
      </w:pPr>
      <w:r w:rsidRPr="006B20BC">
        <w:rPr>
          <w:b/>
          <w:bCs/>
          <w:color w:val="000000" w:themeColor="text1"/>
          <w:sz w:val="28"/>
          <w:szCs w:val="28"/>
        </w:rPr>
        <w:t>Explanation</w:t>
      </w:r>
      <w:r>
        <w:rPr>
          <w:b/>
          <w:bCs/>
          <w:color w:val="000000" w:themeColor="text1"/>
          <w:sz w:val="28"/>
          <w:szCs w:val="28"/>
        </w:rPr>
        <w:t xml:space="preserve">: </w:t>
      </w:r>
      <w:r w:rsidR="00637B32" w:rsidRPr="00A128D7">
        <w:rPr>
          <w:color w:val="000000" w:themeColor="text1"/>
          <w:sz w:val="24"/>
          <w:szCs w:val="24"/>
        </w:rPr>
        <w:t xml:space="preserve">The Pickup Location column shows where each ride started. Counting unique values tells us the total different places from which customers booked rides. Knowing this </w:t>
      </w:r>
      <w:r w:rsidR="00637B32" w:rsidRPr="00A128D7">
        <w:rPr>
          <w:color w:val="000000" w:themeColor="text1"/>
          <w:sz w:val="24"/>
          <w:szCs w:val="24"/>
        </w:rPr>
        <w:lastRenderedPageBreak/>
        <w:t>helps the company understand service coverage and allocate drivers efficiently to popular pickup areas.</w:t>
      </w:r>
    </w:p>
    <w:p w14:paraId="0CC76ABA" w14:textId="77777777" w:rsidR="00A128D7" w:rsidRDefault="00A128D7" w:rsidP="00637B32">
      <w:pPr>
        <w:spacing w:after="120"/>
        <w:rPr>
          <w:color w:val="000000" w:themeColor="text1"/>
          <w:sz w:val="24"/>
          <w:szCs w:val="24"/>
        </w:rPr>
      </w:pPr>
    </w:p>
    <w:p w14:paraId="57D6AEFE" w14:textId="5E4BFF3F" w:rsidR="00A128D7" w:rsidRDefault="00A128D7" w:rsidP="00637B32">
      <w:pPr>
        <w:spacing w:after="120"/>
        <w:rPr>
          <w:b/>
          <w:bCs/>
          <w:color w:val="FF1D1D"/>
          <w:sz w:val="28"/>
          <w:szCs w:val="28"/>
        </w:rPr>
      </w:pPr>
      <w:r w:rsidRPr="002259CE">
        <w:rPr>
          <w:b/>
          <w:bCs/>
          <w:color w:val="FF1D1D"/>
          <w:sz w:val="28"/>
          <w:szCs w:val="28"/>
        </w:rPr>
        <w:t>U</w:t>
      </w:r>
      <w:r w:rsidR="00253A51">
        <w:rPr>
          <w:b/>
          <w:bCs/>
          <w:color w:val="FF1D1D"/>
          <w:sz w:val="28"/>
          <w:szCs w:val="28"/>
        </w:rPr>
        <w:t>50</w:t>
      </w:r>
      <w:r w:rsidRPr="002259CE">
        <w:rPr>
          <w:b/>
          <w:bCs/>
          <w:color w:val="FF1D1D"/>
          <w:sz w:val="28"/>
          <w:szCs w:val="28"/>
        </w:rPr>
        <w:t xml:space="preserve">] </w:t>
      </w:r>
      <w:r w:rsidR="002259CE" w:rsidRPr="002259CE">
        <w:rPr>
          <w:b/>
          <w:bCs/>
          <w:color w:val="FF1D1D"/>
          <w:sz w:val="28"/>
          <w:szCs w:val="28"/>
        </w:rPr>
        <w:t>Which pickup location is used the most in the dataset?</w:t>
      </w:r>
    </w:p>
    <w:p w14:paraId="149F1E0F" w14:textId="3797DBE2" w:rsidR="006268B1" w:rsidRPr="00227175" w:rsidRDefault="006268B1" w:rsidP="00637B32">
      <w:pPr>
        <w:spacing w:after="120"/>
        <w:rPr>
          <w:color w:val="0D0D0D" w:themeColor="text1" w:themeTint="F2"/>
          <w:sz w:val="24"/>
          <w:szCs w:val="24"/>
        </w:rPr>
      </w:pPr>
      <w:r w:rsidRPr="00B6206A">
        <w:rPr>
          <w:b/>
          <w:bCs/>
          <w:color w:val="0D0D0D" w:themeColor="text1" w:themeTint="F2"/>
          <w:sz w:val="28"/>
          <w:szCs w:val="28"/>
        </w:rPr>
        <w:t>Answer:-</w:t>
      </w:r>
      <w:r w:rsidR="005C2FF8" w:rsidRPr="005C2FF8">
        <w:rPr>
          <w:rFonts w:ascii="Consolas" w:eastAsia="Times New Roman" w:hAnsi="Consolas" w:cs="Courier New"/>
          <w:kern w:val="0"/>
          <w:sz w:val="20"/>
          <w:szCs w:val="20"/>
          <w:lang w:eastAsia="en-IN"/>
          <w14:ligatures w14:val="none"/>
        </w:rPr>
        <w:t xml:space="preserve"> </w:t>
      </w:r>
      <w:r w:rsidR="005C2FF8" w:rsidRPr="00227175">
        <w:rPr>
          <w:color w:val="0D0D0D" w:themeColor="text1" w:themeTint="F2"/>
          <w:sz w:val="24"/>
          <w:szCs w:val="24"/>
        </w:rPr>
        <w:t xml:space="preserve">Area-39 this </w:t>
      </w:r>
      <w:r w:rsidR="00227175" w:rsidRPr="00227175">
        <w:rPr>
          <w:color w:val="0D0D0D" w:themeColor="text1" w:themeTint="F2"/>
          <w:sz w:val="24"/>
          <w:szCs w:val="24"/>
        </w:rPr>
        <w:t>pickup location is used the most in the dataset .</w:t>
      </w:r>
    </w:p>
    <w:p w14:paraId="1EB16501" w14:textId="20C7C4CB" w:rsidR="00181D70" w:rsidRDefault="00594F5F" w:rsidP="00FD049B">
      <w:pPr>
        <w:spacing w:after="120"/>
        <w:rPr>
          <w:color w:val="0D0D0D" w:themeColor="text1" w:themeTint="F2"/>
          <w:sz w:val="24"/>
          <w:szCs w:val="24"/>
        </w:rPr>
      </w:pPr>
      <w:r w:rsidRPr="006B20BC">
        <w:rPr>
          <w:b/>
          <w:bCs/>
          <w:color w:val="000000" w:themeColor="text1"/>
          <w:sz w:val="28"/>
          <w:szCs w:val="28"/>
        </w:rPr>
        <w:t>Explanation</w:t>
      </w:r>
      <w:r w:rsidR="00BC3391" w:rsidRPr="00BC3391">
        <w:rPr>
          <w:b/>
          <w:bCs/>
          <w:color w:val="0D0D0D" w:themeColor="text1" w:themeTint="F2"/>
          <w:sz w:val="24"/>
          <w:szCs w:val="24"/>
        </w:rPr>
        <w:t>:</w:t>
      </w:r>
      <w:r w:rsidR="00BC3391">
        <w:rPr>
          <w:color w:val="0D0D0D" w:themeColor="text1" w:themeTint="F2"/>
          <w:sz w:val="24"/>
          <w:szCs w:val="24"/>
        </w:rPr>
        <w:t xml:space="preserve"> </w:t>
      </w:r>
      <w:r w:rsidRPr="00BC3391">
        <w:rPr>
          <w:color w:val="0D0D0D" w:themeColor="text1" w:themeTint="F2"/>
          <w:sz w:val="24"/>
          <w:szCs w:val="24"/>
        </w:rPr>
        <w:t>The Pickup Location column shows where rides start. By counting the rides from each location, we can identify the most popular pickup spot. This helps the company allocate drivers efficiently and focus on high-demand areas.</w:t>
      </w:r>
    </w:p>
    <w:p w14:paraId="3A12F2E4" w14:textId="77777777" w:rsidR="0056069B" w:rsidRDefault="0056069B" w:rsidP="00FD049B">
      <w:pPr>
        <w:spacing w:after="120"/>
        <w:rPr>
          <w:color w:val="0D0D0D" w:themeColor="text1" w:themeTint="F2"/>
          <w:sz w:val="24"/>
          <w:szCs w:val="24"/>
        </w:rPr>
      </w:pPr>
    </w:p>
    <w:p w14:paraId="092D5BFC" w14:textId="1D3AF115" w:rsidR="00B52298" w:rsidRDefault="0056069B" w:rsidP="00922579">
      <w:pPr>
        <w:spacing w:after="120"/>
        <w:rPr>
          <w:b/>
          <w:bCs/>
          <w:color w:val="FF1D1D"/>
          <w:sz w:val="28"/>
          <w:szCs w:val="28"/>
        </w:rPr>
      </w:pPr>
      <w:r w:rsidRPr="00505EA0">
        <w:rPr>
          <w:b/>
          <w:bCs/>
          <w:color w:val="FF1D1D"/>
          <w:sz w:val="28"/>
          <w:szCs w:val="28"/>
        </w:rPr>
        <w:t>U</w:t>
      </w:r>
      <w:r w:rsidR="00253A51">
        <w:rPr>
          <w:b/>
          <w:bCs/>
          <w:color w:val="FF1D1D"/>
          <w:sz w:val="28"/>
          <w:szCs w:val="28"/>
        </w:rPr>
        <w:t>51</w:t>
      </w:r>
      <w:r w:rsidRPr="00505EA0">
        <w:rPr>
          <w:b/>
          <w:bCs/>
          <w:color w:val="FF1D1D"/>
          <w:sz w:val="28"/>
          <w:szCs w:val="28"/>
        </w:rPr>
        <w:t>]</w:t>
      </w:r>
      <w:r w:rsidR="00505EA0" w:rsidRPr="00505EA0">
        <w:rPr>
          <w:b/>
          <w:bCs/>
          <w:color w:val="FF1D1D"/>
          <w:sz w:val="28"/>
          <w:szCs w:val="28"/>
        </w:rPr>
        <w:t xml:space="preserve"> Which pickup location is the least used in the dataset?</w:t>
      </w:r>
    </w:p>
    <w:p w14:paraId="588DFC12" w14:textId="0FA035C1" w:rsidR="00B74B76" w:rsidRDefault="001902AD" w:rsidP="00B74B76">
      <w:pPr>
        <w:spacing w:after="120"/>
        <w:rPr>
          <w:sz w:val="24"/>
          <w:szCs w:val="24"/>
        </w:rPr>
      </w:pPr>
      <w:r w:rsidRPr="00A629E0">
        <w:rPr>
          <w:b/>
          <w:bCs/>
          <w:color w:val="0D0D0D" w:themeColor="text1" w:themeTint="F2"/>
          <w:sz w:val="28"/>
          <w:szCs w:val="28"/>
        </w:rPr>
        <w:t>Answer</w:t>
      </w:r>
      <w:r w:rsidRPr="00A629E0">
        <w:rPr>
          <w:b/>
          <w:bCs/>
          <w:color w:val="0D0D0D" w:themeColor="text1" w:themeTint="F2"/>
          <w:sz w:val="24"/>
          <w:szCs w:val="24"/>
        </w:rPr>
        <w:t>:-</w:t>
      </w:r>
      <w:r w:rsidRPr="00A629E0">
        <w:rPr>
          <w:color w:val="0D0D0D" w:themeColor="text1" w:themeTint="F2"/>
          <w:sz w:val="24"/>
          <w:szCs w:val="24"/>
        </w:rPr>
        <w:t xml:space="preserve"> </w:t>
      </w:r>
      <w:r w:rsidR="00A629E0">
        <w:rPr>
          <w:color w:val="0D0D0D" w:themeColor="text1" w:themeTint="F2"/>
          <w:sz w:val="24"/>
          <w:szCs w:val="24"/>
        </w:rPr>
        <w:t xml:space="preserve"> </w:t>
      </w:r>
      <w:r w:rsidR="00B74B76" w:rsidRPr="00A629E0">
        <w:rPr>
          <w:sz w:val="24"/>
          <w:szCs w:val="24"/>
        </w:rPr>
        <w:t>Area-37</w:t>
      </w:r>
      <w:r w:rsidR="00A629E0">
        <w:rPr>
          <w:sz w:val="24"/>
          <w:szCs w:val="24"/>
        </w:rPr>
        <w:t xml:space="preserve"> </w:t>
      </w:r>
      <w:r w:rsidR="00B74B76" w:rsidRPr="00A629E0">
        <w:rPr>
          <w:sz w:val="24"/>
          <w:szCs w:val="24"/>
        </w:rPr>
        <w:t xml:space="preserve">this pickup location is used </w:t>
      </w:r>
      <w:r w:rsidR="00A629E0" w:rsidRPr="00A629E0">
        <w:rPr>
          <w:sz w:val="24"/>
          <w:szCs w:val="24"/>
        </w:rPr>
        <w:t>least in the dataset .</w:t>
      </w:r>
    </w:p>
    <w:p w14:paraId="12759A0C" w14:textId="36F583D9" w:rsidR="005D5DE7" w:rsidRDefault="005D5DE7" w:rsidP="00B74B76">
      <w:pPr>
        <w:spacing w:after="120"/>
        <w:rPr>
          <w:sz w:val="24"/>
          <w:szCs w:val="24"/>
        </w:rPr>
      </w:pPr>
      <w:r w:rsidRPr="00A84DC1">
        <w:rPr>
          <w:b/>
          <w:bCs/>
          <w:sz w:val="28"/>
          <w:szCs w:val="28"/>
        </w:rPr>
        <w:t>Explanation:</w:t>
      </w:r>
      <w:r w:rsidRPr="00A84DC1">
        <w:rPr>
          <w:sz w:val="24"/>
          <w:szCs w:val="24"/>
        </w:rPr>
        <w:t xml:space="preserve"> The Pickup Location column captures where each ride starts. By checking the location with the lowest booking frequency, we can identify areas with very low demand. This insight helps the company decide whether to reduce resources in low-demand areas or explore reasons for low usage</w:t>
      </w:r>
      <w:r w:rsidR="00A84DC1">
        <w:rPr>
          <w:sz w:val="24"/>
          <w:szCs w:val="24"/>
        </w:rPr>
        <w:t>.</w:t>
      </w:r>
    </w:p>
    <w:p w14:paraId="149DF90C" w14:textId="77777777" w:rsidR="00253A51" w:rsidRDefault="00253A51" w:rsidP="00B74B76">
      <w:pPr>
        <w:spacing w:after="120"/>
        <w:rPr>
          <w:sz w:val="24"/>
          <w:szCs w:val="24"/>
        </w:rPr>
      </w:pPr>
    </w:p>
    <w:p w14:paraId="2EB28135" w14:textId="170752A2" w:rsidR="00253A51" w:rsidRDefault="00253A51" w:rsidP="00B74B76">
      <w:pPr>
        <w:spacing w:after="120"/>
        <w:rPr>
          <w:sz w:val="24"/>
          <w:szCs w:val="24"/>
        </w:rPr>
      </w:pPr>
      <w:r w:rsidRPr="00253A51">
        <w:rPr>
          <w:sz w:val="24"/>
          <w:szCs w:val="24"/>
        </w:rPr>
        <w:t>U52] What are the top 10 most common pickup locations?</w:t>
      </w:r>
    </w:p>
    <w:p w14:paraId="6A17A2D2" w14:textId="2A97D0D3" w:rsidR="00B94758" w:rsidRDefault="00B94758" w:rsidP="00B74B76">
      <w:pPr>
        <w:spacing w:after="120"/>
        <w:rPr>
          <w:sz w:val="24"/>
          <w:szCs w:val="24"/>
        </w:rPr>
      </w:pPr>
      <w:r w:rsidRPr="00160F78">
        <w:rPr>
          <w:b/>
          <w:bCs/>
          <w:color w:val="0D0D0D" w:themeColor="text1" w:themeTint="F2"/>
          <w:sz w:val="28"/>
          <w:szCs w:val="28"/>
        </w:rPr>
        <w:t>Answer</w:t>
      </w:r>
      <w:r>
        <w:rPr>
          <w:sz w:val="24"/>
          <w:szCs w:val="24"/>
        </w:rPr>
        <w:t>:-</w:t>
      </w:r>
    </w:p>
    <w:p w14:paraId="6E154D9C" w14:textId="77777777" w:rsidR="00492E8B" w:rsidRPr="00492E8B" w:rsidRDefault="00492E8B" w:rsidP="00492E8B">
      <w:pPr>
        <w:numPr>
          <w:ilvl w:val="0"/>
          <w:numId w:val="20"/>
        </w:numPr>
        <w:spacing w:after="120"/>
        <w:rPr>
          <w:sz w:val="24"/>
          <w:szCs w:val="24"/>
        </w:rPr>
      </w:pPr>
      <w:r w:rsidRPr="00492E8B">
        <w:rPr>
          <w:sz w:val="24"/>
          <w:szCs w:val="24"/>
        </w:rPr>
        <w:t>Area-39 — 1,100</w:t>
      </w:r>
    </w:p>
    <w:p w14:paraId="424F4D70" w14:textId="77777777" w:rsidR="00492E8B" w:rsidRPr="00492E8B" w:rsidRDefault="00492E8B" w:rsidP="00492E8B">
      <w:pPr>
        <w:numPr>
          <w:ilvl w:val="0"/>
          <w:numId w:val="20"/>
        </w:numPr>
        <w:spacing w:after="120"/>
        <w:rPr>
          <w:sz w:val="24"/>
          <w:szCs w:val="24"/>
        </w:rPr>
      </w:pPr>
      <w:r w:rsidRPr="00492E8B">
        <w:rPr>
          <w:sz w:val="24"/>
          <w:szCs w:val="24"/>
        </w:rPr>
        <w:t>Area-4 — 1,057</w:t>
      </w:r>
    </w:p>
    <w:p w14:paraId="775A8D96" w14:textId="77777777" w:rsidR="00492E8B" w:rsidRPr="00492E8B" w:rsidRDefault="00492E8B" w:rsidP="00492E8B">
      <w:pPr>
        <w:numPr>
          <w:ilvl w:val="0"/>
          <w:numId w:val="20"/>
        </w:numPr>
        <w:spacing w:after="120"/>
        <w:rPr>
          <w:sz w:val="24"/>
          <w:szCs w:val="24"/>
        </w:rPr>
      </w:pPr>
      <w:r w:rsidRPr="00492E8B">
        <w:rPr>
          <w:sz w:val="24"/>
          <w:szCs w:val="24"/>
        </w:rPr>
        <w:t>Area-8 — 1,049</w:t>
      </w:r>
    </w:p>
    <w:p w14:paraId="67F6B3C4" w14:textId="77777777" w:rsidR="00492E8B" w:rsidRPr="00492E8B" w:rsidRDefault="00492E8B" w:rsidP="00492E8B">
      <w:pPr>
        <w:numPr>
          <w:ilvl w:val="0"/>
          <w:numId w:val="20"/>
        </w:numPr>
        <w:spacing w:after="120"/>
        <w:rPr>
          <w:sz w:val="24"/>
          <w:szCs w:val="24"/>
        </w:rPr>
      </w:pPr>
      <w:r w:rsidRPr="00492E8B">
        <w:rPr>
          <w:sz w:val="24"/>
          <w:szCs w:val="24"/>
        </w:rPr>
        <w:t>Area-29 — 1,045</w:t>
      </w:r>
    </w:p>
    <w:p w14:paraId="7E5B6534" w14:textId="77777777" w:rsidR="00492E8B" w:rsidRPr="00492E8B" w:rsidRDefault="00492E8B" w:rsidP="00492E8B">
      <w:pPr>
        <w:numPr>
          <w:ilvl w:val="0"/>
          <w:numId w:val="20"/>
        </w:numPr>
        <w:spacing w:after="120"/>
        <w:rPr>
          <w:sz w:val="24"/>
          <w:szCs w:val="24"/>
        </w:rPr>
      </w:pPr>
      <w:r w:rsidRPr="00492E8B">
        <w:rPr>
          <w:sz w:val="24"/>
          <w:szCs w:val="24"/>
        </w:rPr>
        <w:t>Area-9 — 1,040</w:t>
      </w:r>
    </w:p>
    <w:p w14:paraId="13467786" w14:textId="77777777" w:rsidR="00492E8B" w:rsidRPr="00492E8B" w:rsidRDefault="00492E8B" w:rsidP="00492E8B">
      <w:pPr>
        <w:numPr>
          <w:ilvl w:val="0"/>
          <w:numId w:val="20"/>
        </w:numPr>
        <w:spacing w:after="120"/>
        <w:rPr>
          <w:sz w:val="24"/>
          <w:szCs w:val="24"/>
        </w:rPr>
      </w:pPr>
      <w:r w:rsidRPr="00492E8B">
        <w:rPr>
          <w:sz w:val="24"/>
          <w:szCs w:val="24"/>
        </w:rPr>
        <w:t>Area-44 — 1,039</w:t>
      </w:r>
    </w:p>
    <w:p w14:paraId="11641E6F" w14:textId="77777777" w:rsidR="00492E8B" w:rsidRPr="00492E8B" w:rsidRDefault="00492E8B" w:rsidP="00492E8B">
      <w:pPr>
        <w:numPr>
          <w:ilvl w:val="0"/>
          <w:numId w:val="20"/>
        </w:numPr>
        <w:spacing w:after="120"/>
        <w:rPr>
          <w:sz w:val="24"/>
          <w:szCs w:val="24"/>
        </w:rPr>
      </w:pPr>
      <w:r w:rsidRPr="00492E8B">
        <w:rPr>
          <w:sz w:val="24"/>
          <w:szCs w:val="24"/>
        </w:rPr>
        <w:t>Area-11 — 1,038</w:t>
      </w:r>
    </w:p>
    <w:p w14:paraId="48F03821" w14:textId="77777777" w:rsidR="00492E8B" w:rsidRPr="00492E8B" w:rsidRDefault="00492E8B" w:rsidP="00492E8B">
      <w:pPr>
        <w:numPr>
          <w:ilvl w:val="0"/>
          <w:numId w:val="20"/>
        </w:numPr>
        <w:spacing w:after="120"/>
        <w:rPr>
          <w:sz w:val="24"/>
          <w:szCs w:val="24"/>
        </w:rPr>
      </w:pPr>
      <w:r w:rsidRPr="00492E8B">
        <w:rPr>
          <w:sz w:val="24"/>
          <w:szCs w:val="24"/>
        </w:rPr>
        <w:t>Area-48 — 1,035</w:t>
      </w:r>
    </w:p>
    <w:p w14:paraId="42A61F7B" w14:textId="77777777" w:rsidR="00492E8B" w:rsidRPr="00492E8B" w:rsidRDefault="00492E8B" w:rsidP="00492E8B">
      <w:pPr>
        <w:numPr>
          <w:ilvl w:val="0"/>
          <w:numId w:val="20"/>
        </w:numPr>
        <w:spacing w:after="120"/>
        <w:rPr>
          <w:sz w:val="24"/>
          <w:szCs w:val="24"/>
        </w:rPr>
      </w:pPr>
      <w:r w:rsidRPr="00492E8B">
        <w:rPr>
          <w:sz w:val="24"/>
          <w:szCs w:val="24"/>
        </w:rPr>
        <w:t>Area-22 — 1,034</w:t>
      </w:r>
    </w:p>
    <w:p w14:paraId="7A12952F" w14:textId="77777777" w:rsidR="00492E8B" w:rsidRPr="00492E8B" w:rsidRDefault="00492E8B" w:rsidP="00492E8B">
      <w:pPr>
        <w:numPr>
          <w:ilvl w:val="0"/>
          <w:numId w:val="20"/>
        </w:numPr>
        <w:spacing w:after="120"/>
        <w:rPr>
          <w:sz w:val="24"/>
          <w:szCs w:val="24"/>
        </w:rPr>
      </w:pPr>
      <w:r w:rsidRPr="00492E8B">
        <w:rPr>
          <w:sz w:val="24"/>
          <w:szCs w:val="24"/>
        </w:rPr>
        <w:t>Area-1 — 1,027</w:t>
      </w:r>
    </w:p>
    <w:p w14:paraId="35F234AB" w14:textId="51A0F576" w:rsidR="00492E8B" w:rsidRDefault="00492E8B" w:rsidP="00492E8B">
      <w:pPr>
        <w:spacing w:after="120"/>
        <w:rPr>
          <w:sz w:val="24"/>
          <w:szCs w:val="24"/>
        </w:rPr>
      </w:pPr>
      <w:r w:rsidRPr="00532EAA">
        <w:rPr>
          <w:b/>
          <w:bCs/>
          <w:color w:val="0D0D0D" w:themeColor="text1" w:themeTint="F2"/>
          <w:sz w:val="28"/>
          <w:szCs w:val="28"/>
        </w:rPr>
        <w:t>Explanation</w:t>
      </w:r>
      <w:r w:rsidRPr="00492E8B">
        <w:rPr>
          <w:b/>
          <w:bCs/>
          <w:sz w:val="24"/>
          <w:szCs w:val="24"/>
        </w:rPr>
        <w:t xml:space="preserve"> </w:t>
      </w:r>
      <w:r>
        <w:rPr>
          <w:b/>
          <w:bCs/>
          <w:sz w:val="24"/>
          <w:szCs w:val="24"/>
        </w:rPr>
        <w:t xml:space="preserve">: </w:t>
      </w:r>
      <w:r w:rsidRPr="00492E8B">
        <w:rPr>
          <w:sz w:val="24"/>
          <w:szCs w:val="24"/>
        </w:rPr>
        <w:t>I</w:t>
      </w:r>
      <w:r>
        <w:rPr>
          <w:sz w:val="24"/>
          <w:szCs w:val="24"/>
        </w:rPr>
        <w:t xml:space="preserve"> my dataset</w:t>
      </w:r>
      <w:r w:rsidRPr="00492E8B">
        <w:rPr>
          <w:sz w:val="24"/>
          <w:szCs w:val="24"/>
        </w:rPr>
        <w:t xml:space="preserve">  often each pickup location appears and listed the top ten. These areas have the most ride starts in your dataset. </w:t>
      </w:r>
    </w:p>
    <w:p w14:paraId="46924135" w14:textId="77777777" w:rsidR="00B94758" w:rsidRDefault="00B94758" w:rsidP="00492E8B">
      <w:pPr>
        <w:spacing w:after="120"/>
        <w:rPr>
          <w:sz w:val="24"/>
          <w:szCs w:val="24"/>
        </w:rPr>
      </w:pPr>
    </w:p>
    <w:p w14:paraId="6B9D5ADA" w14:textId="21D261FC" w:rsidR="00B94758" w:rsidRPr="004F64AC" w:rsidRDefault="00884F0D" w:rsidP="00492E8B">
      <w:pPr>
        <w:spacing w:after="120"/>
        <w:rPr>
          <w:b/>
          <w:bCs/>
          <w:color w:val="EE0000"/>
          <w:sz w:val="28"/>
          <w:szCs w:val="28"/>
        </w:rPr>
      </w:pPr>
      <w:r w:rsidRPr="004F64AC">
        <w:rPr>
          <w:b/>
          <w:bCs/>
          <w:color w:val="EE0000"/>
          <w:sz w:val="28"/>
          <w:szCs w:val="28"/>
        </w:rPr>
        <w:t>U53] What are the bottom 10 least common pickup locations?</w:t>
      </w:r>
    </w:p>
    <w:p w14:paraId="234C0701" w14:textId="77777777" w:rsidR="004C3958" w:rsidRPr="004C3958" w:rsidRDefault="004C3958" w:rsidP="004C3958">
      <w:pPr>
        <w:spacing w:after="120"/>
        <w:rPr>
          <w:sz w:val="24"/>
          <w:szCs w:val="24"/>
        </w:rPr>
      </w:pPr>
      <w:r w:rsidRPr="00532EAA">
        <w:rPr>
          <w:b/>
          <w:bCs/>
          <w:color w:val="0D0D0D" w:themeColor="text1" w:themeTint="F2"/>
          <w:sz w:val="28"/>
          <w:szCs w:val="28"/>
        </w:rPr>
        <w:t>Answer</w:t>
      </w:r>
      <w:r>
        <w:rPr>
          <w:sz w:val="24"/>
          <w:szCs w:val="24"/>
        </w:rPr>
        <w:t xml:space="preserve">:- </w:t>
      </w:r>
      <w:r w:rsidRPr="004C3958">
        <w:rPr>
          <w:sz w:val="24"/>
          <w:szCs w:val="24"/>
        </w:rPr>
        <w:t>rea-36    969</w:t>
      </w:r>
    </w:p>
    <w:p w14:paraId="36B584AF" w14:textId="77777777" w:rsidR="004C3958" w:rsidRPr="004C3958" w:rsidRDefault="004C3958" w:rsidP="004C3958">
      <w:pPr>
        <w:spacing w:after="120"/>
        <w:rPr>
          <w:sz w:val="24"/>
          <w:szCs w:val="24"/>
        </w:rPr>
      </w:pPr>
      <w:r w:rsidRPr="004C3958">
        <w:rPr>
          <w:sz w:val="24"/>
          <w:szCs w:val="24"/>
        </w:rPr>
        <w:lastRenderedPageBreak/>
        <w:t>Area-31    969</w:t>
      </w:r>
    </w:p>
    <w:p w14:paraId="6CB006D0" w14:textId="77777777" w:rsidR="004C3958" w:rsidRPr="004C3958" w:rsidRDefault="004C3958" w:rsidP="004C3958">
      <w:pPr>
        <w:spacing w:after="120"/>
        <w:rPr>
          <w:sz w:val="24"/>
          <w:szCs w:val="24"/>
        </w:rPr>
      </w:pPr>
      <w:r w:rsidRPr="004C3958">
        <w:rPr>
          <w:sz w:val="24"/>
          <w:szCs w:val="24"/>
        </w:rPr>
        <w:t>Area-32    965</w:t>
      </w:r>
    </w:p>
    <w:p w14:paraId="38024037" w14:textId="77777777" w:rsidR="004C3958" w:rsidRPr="004C3958" w:rsidRDefault="004C3958" w:rsidP="004C3958">
      <w:pPr>
        <w:spacing w:after="120"/>
        <w:rPr>
          <w:sz w:val="24"/>
          <w:szCs w:val="24"/>
        </w:rPr>
      </w:pPr>
      <w:r w:rsidRPr="004C3958">
        <w:rPr>
          <w:sz w:val="24"/>
          <w:szCs w:val="24"/>
        </w:rPr>
        <w:t>Area-21    964</w:t>
      </w:r>
    </w:p>
    <w:p w14:paraId="49665220" w14:textId="77777777" w:rsidR="004C3958" w:rsidRPr="004C3958" w:rsidRDefault="004C3958" w:rsidP="004C3958">
      <w:pPr>
        <w:spacing w:after="120"/>
        <w:rPr>
          <w:sz w:val="24"/>
          <w:szCs w:val="24"/>
        </w:rPr>
      </w:pPr>
      <w:r w:rsidRPr="004C3958">
        <w:rPr>
          <w:sz w:val="24"/>
          <w:szCs w:val="24"/>
        </w:rPr>
        <w:t>Area-2     963</w:t>
      </w:r>
    </w:p>
    <w:p w14:paraId="75696EC9" w14:textId="77777777" w:rsidR="004C3958" w:rsidRPr="004C3958" w:rsidRDefault="004C3958" w:rsidP="004C3958">
      <w:pPr>
        <w:spacing w:after="120"/>
        <w:rPr>
          <w:sz w:val="24"/>
          <w:szCs w:val="24"/>
        </w:rPr>
      </w:pPr>
      <w:r w:rsidRPr="004C3958">
        <w:rPr>
          <w:sz w:val="24"/>
          <w:szCs w:val="24"/>
        </w:rPr>
        <w:t>Area-35    962</w:t>
      </w:r>
    </w:p>
    <w:p w14:paraId="68CC1B10" w14:textId="77777777" w:rsidR="004C3958" w:rsidRPr="004C3958" w:rsidRDefault="004C3958" w:rsidP="004C3958">
      <w:pPr>
        <w:spacing w:after="120"/>
        <w:rPr>
          <w:sz w:val="24"/>
          <w:szCs w:val="24"/>
        </w:rPr>
      </w:pPr>
      <w:r w:rsidRPr="004C3958">
        <w:rPr>
          <w:sz w:val="24"/>
          <w:szCs w:val="24"/>
        </w:rPr>
        <w:t>Area-27    956</w:t>
      </w:r>
    </w:p>
    <w:p w14:paraId="7937335D" w14:textId="77777777" w:rsidR="004C3958" w:rsidRPr="004C3958" w:rsidRDefault="004C3958" w:rsidP="004C3958">
      <w:pPr>
        <w:spacing w:after="120"/>
        <w:rPr>
          <w:sz w:val="24"/>
          <w:szCs w:val="24"/>
        </w:rPr>
      </w:pPr>
      <w:r w:rsidRPr="004C3958">
        <w:rPr>
          <w:sz w:val="24"/>
          <w:szCs w:val="24"/>
        </w:rPr>
        <w:t>Area-7     955</w:t>
      </w:r>
    </w:p>
    <w:p w14:paraId="55BA6EF8" w14:textId="77777777" w:rsidR="004C3958" w:rsidRPr="004C3958" w:rsidRDefault="004C3958" w:rsidP="004C3958">
      <w:pPr>
        <w:spacing w:after="120"/>
        <w:rPr>
          <w:sz w:val="24"/>
          <w:szCs w:val="24"/>
        </w:rPr>
      </w:pPr>
      <w:r w:rsidRPr="004C3958">
        <w:rPr>
          <w:sz w:val="24"/>
          <w:szCs w:val="24"/>
        </w:rPr>
        <w:t>Area-14    954</w:t>
      </w:r>
    </w:p>
    <w:p w14:paraId="6C40076B" w14:textId="77777777" w:rsidR="004C3958" w:rsidRPr="004C3958" w:rsidRDefault="004C3958" w:rsidP="004C3958">
      <w:pPr>
        <w:spacing w:after="120"/>
        <w:rPr>
          <w:sz w:val="24"/>
          <w:szCs w:val="24"/>
        </w:rPr>
      </w:pPr>
      <w:r w:rsidRPr="004C3958">
        <w:rPr>
          <w:sz w:val="24"/>
          <w:szCs w:val="24"/>
        </w:rPr>
        <w:t>Area-37    945</w:t>
      </w:r>
    </w:p>
    <w:p w14:paraId="5B3902DB" w14:textId="19C45847" w:rsidR="00A84DC1" w:rsidRDefault="00A328F1" w:rsidP="00B74B76">
      <w:pPr>
        <w:spacing w:after="120"/>
        <w:rPr>
          <w:sz w:val="24"/>
          <w:szCs w:val="24"/>
        </w:rPr>
      </w:pPr>
      <w:r w:rsidRPr="00532EAA">
        <w:rPr>
          <w:b/>
          <w:bCs/>
          <w:color w:val="0D0D0D" w:themeColor="text1" w:themeTint="F2"/>
          <w:sz w:val="28"/>
          <w:szCs w:val="28"/>
        </w:rPr>
        <w:t>Explanation</w:t>
      </w:r>
      <w:r>
        <w:rPr>
          <w:b/>
          <w:bCs/>
          <w:sz w:val="24"/>
          <w:szCs w:val="24"/>
        </w:rPr>
        <w:t xml:space="preserve">: </w:t>
      </w:r>
      <w:r w:rsidRPr="00A328F1">
        <w:rPr>
          <w:sz w:val="24"/>
          <w:szCs w:val="24"/>
        </w:rPr>
        <w:t>By counting how many rides started at each pickup location, we see these 10 areas have the lowest ride counts. That means fewer customers book cabs from these areas compared to others.</w:t>
      </w:r>
    </w:p>
    <w:p w14:paraId="41ED581E" w14:textId="77777777" w:rsidR="00A328F1" w:rsidRPr="00EE2261" w:rsidRDefault="00A328F1" w:rsidP="00B74B76">
      <w:pPr>
        <w:spacing w:after="120"/>
        <w:rPr>
          <w:b/>
          <w:bCs/>
          <w:color w:val="EE0000"/>
          <w:sz w:val="28"/>
          <w:szCs w:val="28"/>
        </w:rPr>
      </w:pPr>
    </w:p>
    <w:p w14:paraId="28BB75A1" w14:textId="62692095" w:rsidR="00A328F1" w:rsidRPr="00EE2261" w:rsidRDefault="00456AF0" w:rsidP="00B74B76">
      <w:pPr>
        <w:spacing w:after="120"/>
        <w:rPr>
          <w:b/>
          <w:bCs/>
          <w:color w:val="EE0000"/>
          <w:sz w:val="28"/>
          <w:szCs w:val="28"/>
        </w:rPr>
      </w:pPr>
      <w:r w:rsidRPr="00EE2261">
        <w:rPr>
          <w:b/>
          <w:bCs/>
          <w:color w:val="EE0000"/>
          <w:sz w:val="28"/>
          <w:szCs w:val="28"/>
        </w:rPr>
        <w:t>U54] Plot top 10 pickup locations as a bar chart.</w:t>
      </w:r>
    </w:p>
    <w:p w14:paraId="3AAFB71E" w14:textId="28C30EBA" w:rsidR="0071314B" w:rsidRPr="0071314B" w:rsidRDefault="00C16477" w:rsidP="0071314B">
      <w:pPr>
        <w:spacing w:after="120"/>
        <w:rPr>
          <w:sz w:val="24"/>
          <w:szCs w:val="24"/>
        </w:rPr>
      </w:pPr>
      <w:r w:rsidRPr="00532EAA">
        <w:rPr>
          <w:b/>
          <w:bCs/>
          <w:color w:val="0D0D0D" w:themeColor="text1" w:themeTint="F2"/>
          <w:sz w:val="28"/>
          <w:szCs w:val="28"/>
        </w:rPr>
        <w:t>Answer</w:t>
      </w:r>
      <w:r>
        <w:rPr>
          <w:sz w:val="24"/>
          <w:szCs w:val="24"/>
        </w:rPr>
        <w:t>:-</w:t>
      </w:r>
    </w:p>
    <w:p w14:paraId="0210DFE1" w14:textId="3163A9E3" w:rsidR="0071314B" w:rsidRDefault="0071314B" w:rsidP="0071314B">
      <w:pPr>
        <w:spacing w:after="120"/>
        <w:rPr>
          <w:sz w:val="24"/>
          <w:szCs w:val="24"/>
        </w:rPr>
      </w:pPr>
      <w:r w:rsidRPr="0071314B">
        <w:rPr>
          <w:noProof/>
          <w:sz w:val="24"/>
          <w:szCs w:val="24"/>
        </w:rPr>
        <w:drawing>
          <wp:inline distT="0" distB="0" distL="0" distR="0" wp14:anchorId="76872BFE" wp14:editId="2081DF63">
            <wp:extent cx="5128260" cy="4328160"/>
            <wp:effectExtent l="0" t="0" r="0" b="0"/>
            <wp:docPr id="1562669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8260" cy="4328160"/>
                    </a:xfrm>
                    <a:prstGeom prst="rect">
                      <a:avLst/>
                    </a:prstGeom>
                    <a:noFill/>
                    <a:ln>
                      <a:noFill/>
                    </a:ln>
                  </pic:spPr>
                </pic:pic>
              </a:graphicData>
            </a:graphic>
          </wp:inline>
        </w:drawing>
      </w:r>
    </w:p>
    <w:p w14:paraId="6D1E16BA" w14:textId="77777777" w:rsidR="00A30819" w:rsidRDefault="0071314B" w:rsidP="0071314B">
      <w:pPr>
        <w:spacing w:after="120"/>
        <w:rPr>
          <w:sz w:val="24"/>
          <w:szCs w:val="24"/>
        </w:rPr>
      </w:pPr>
      <w:r w:rsidRPr="00532EAA">
        <w:rPr>
          <w:b/>
          <w:bCs/>
          <w:color w:val="0D0D0D" w:themeColor="text1" w:themeTint="F2"/>
          <w:sz w:val="28"/>
          <w:szCs w:val="28"/>
        </w:rPr>
        <w:lastRenderedPageBreak/>
        <w:t>Explanation</w:t>
      </w:r>
      <w:r>
        <w:rPr>
          <w:sz w:val="24"/>
          <w:szCs w:val="24"/>
        </w:rPr>
        <w:t xml:space="preserve">: in this </w:t>
      </w:r>
      <w:proofErr w:type="spellStart"/>
      <w:r>
        <w:rPr>
          <w:sz w:val="24"/>
          <w:szCs w:val="24"/>
        </w:rPr>
        <w:t>barchat</w:t>
      </w:r>
      <w:proofErr w:type="spellEnd"/>
      <w:r>
        <w:rPr>
          <w:sz w:val="24"/>
          <w:szCs w:val="24"/>
        </w:rPr>
        <w:t xml:space="preserve"> </w:t>
      </w:r>
      <w:r w:rsidR="006969AF">
        <w:rPr>
          <w:sz w:val="24"/>
          <w:szCs w:val="24"/>
        </w:rPr>
        <w:t>we can see a pickup location we can see a top 10 pickup location</w:t>
      </w:r>
      <w:r w:rsidR="00A30819">
        <w:rPr>
          <w:sz w:val="24"/>
          <w:szCs w:val="24"/>
        </w:rPr>
        <w:t>.</w:t>
      </w:r>
    </w:p>
    <w:p w14:paraId="5323B2E8" w14:textId="77777777" w:rsidR="00A30819" w:rsidRDefault="00A30819" w:rsidP="0071314B">
      <w:pPr>
        <w:spacing w:after="120"/>
        <w:rPr>
          <w:sz w:val="24"/>
          <w:szCs w:val="24"/>
        </w:rPr>
      </w:pPr>
    </w:p>
    <w:p w14:paraId="75B4FC07" w14:textId="365AC426" w:rsidR="0071314B" w:rsidRPr="0071314B" w:rsidRDefault="006969AF" w:rsidP="0071314B">
      <w:pPr>
        <w:spacing w:after="120"/>
        <w:rPr>
          <w:sz w:val="24"/>
          <w:szCs w:val="24"/>
        </w:rPr>
      </w:pPr>
      <w:r>
        <w:rPr>
          <w:sz w:val="24"/>
          <w:szCs w:val="24"/>
        </w:rPr>
        <w:t xml:space="preserve"> </w:t>
      </w:r>
    </w:p>
    <w:p w14:paraId="40B777BE" w14:textId="77777777" w:rsidR="00C16477" w:rsidRDefault="00C16477" w:rsidP="00B74B76">
      <w:pPr>
        <w:spacing w:after="120"/>
        <w:rPr>
          <w:sz w:val="24"/>
          <w:szCs w:val="24"/>
        </w:rPr>
      </w:pPr>
    </w:p>
    <w:p w14:paraId="7693E8C0" w14:textId="3AF022D3" w:rsidR="00A84DC1" w:rsidRDefault="00A84DC1" w:rsidP="00B74B76">
      <w:pPr>
        <w:spacing w:after="120"/>
        <w:rPr>
          <w:b/>
          <w:bCs/>
          <w:color w:val="FF1D1D"/>
          <w:sz w:val="28"/>
          <w:szCs w:val="28"/>
        </w:rPr>
      </w:pPr>
      <w:r w:rsidRPr="007901F6">
        <w:rPr>
          <w:b/>
          <w:bCs/>
          <w:color w:val="FF1D1D"/>
          <w:sz w:val="28"/>
          <w:szCs w:val="28"/>
        </w:rPr>
        <w:t>U</w:t>
      </w:r>
      <w:r w:rsidR="00A30819">
        <w:rPr>
          <w:b/>
          <w:bCs/>
          <w:color w:val="FF1D1D"/>
          <w:sz w:val="28"/>
          <w:szCs w:val="28"/>
        </w:rPr>
        <w:t>55</w:t>
      </w:r>
      <w:r w:rsidRPr="007901F6">
        <w:rPr>
          <w:b/>
          <w:bCs/>
          <w:color w:val="FF1D1D"/>
          <w:sz w:val="28"/>
          <w:szCs w:val="28"/>
        </w:rPr>
        <w:t xml:space="preserve">] </w:t>
      </w:r>
      <w:r w:rsidR="007901F6" w:rsidRPr="007901F6">
        <w:rPr>
          <w:b/>
          <w:bCs/>
          <w:color w:val="FF1D1D"/>
          <w:sz w:val="28"/>
          <w:szCs w:val="28"/>
        </w:rPr>
        <w:t>How many unique drop locations are present in the dataset?</w:t>
      </w:r>
    </w:p>
    <w:p w14:paraId="20F6A4A6" w14:textId="23F9C356" w:rsidR="007C0640" w:rsidRDefault="007C0640" w:rsidP="00B74B76">
      <w:pPr>
        <w:spacing w:after="120"/>
        <w:rPr>
          <w:color w:val="0D0D0D" w:themeColor="text1" w:themeTint="F2"/>
          <w:sz w:val="24"/>
          <w:szCs w:val="24"/>
        </w:rPr>
      </w:pPr>
      <w:r w:rsidRPr="007C0640">
        <w:rPr>
          <w:b/>
          <w:bCs/>
          <w:color w:val="0D0D0D" w:themeColor="text1" w:themeTint="F2"/>
          <w:sz w:val="28"/>
          <w:szCs w:val="28"/>
        </w:rPr>
        <w:t>Answer:-</w:t>
      </w:r>
      <w:r w:rsidRPr="007C0640">
        <w:rPr>
          <w:color w:val="0D0D0D" w:themeColor="text1" w:themeTint="F2"/>
        </w:rPr>
        <w:t xml:space="preserve"> </w:t>
      </w:r>
      <w:r w:rsidRPr="007C0640">
        <w:rPr>
          <w:color w:val="0D0D0D" w:themeColor="text1" w:themeTint="F2"/>
          <w:sz w:val="24"/>
          <w:szCs w:val="24"/>
        </w:rPr>
        <w:t>There are 50 unique drop locations in the dataset.</w:t>
      </w:r>
    </w:p>
    <w:p w14:paraId="71AD2872" w14:textId="2974DE68" w:rsidR="00CF5400" w:rsidRDefault="00CF5400" w:rsidP="00B74B76">
      <w:pPr>
        <w:spacing w:after="120"/>
        <w:rPr>
          <w:color w:val="0D0D0D" w:themeColor="text1" w:themeTint="F2"/>
          <w:sz w:val="24"/>
          <w:szCs w:val="24"/>
        </w:rPr>
      </w:pPr>
      <w:r w:rsidRPr="00CF5400">
        <w:rPr>
          <w:b/>
          <w:bCs/>
          <w:color w:val="0D0D0D" w:themeColor="text1" w:themeTint="F2"/>
          <w:sz w:val="28"/>
          <w:szCs w:val="28"/>
        </w:rPr>
        <w:t>Explanation</w:t>
      </w:r>
      <w:r w:rsidRPr="00CF5400">
        <w:rPr>
          <w:color w:val="0D0D0D" w:themeColor="text1" w:themeTint="F2"/>
          <w:sz w:val="24"/>
          <w:szCs w:val="24"/>
        </w:rPr>
        <w:t>:</w:t>
      </w:r>
      <w:r w:rsidRPr="00CF5400">
        <w:t xml:space="preserve"> </w:t>
      </w:r>
      <w:r w:rsidRPr="00CF5400">
        <w:rPr>
          <w:color w:val="0D0D0D" w:themeColor="text1" w:themeTint="F2"/>
          <w:sz w:val="24"/>
          <w:szCs w:val="24"/>
        </w:rPr>
        <w:t>The Drop Location column records where customers end their rides. By checking the distinct values in this column, we find that rides were dropped at 50 different places</w:t>
      </w:r>
      <w:r w:rsidR="00A30819">
        <w:rPr>
          <w:color w:val="0D0D0D" w:themeColor="text1" w:themeTint="F2"/>
          <w:sz w:val="24"/>
          <w:szCs w:val="24"/>
        </w:rPr>
        <w:t>.</w:t>
      </w:r>
    </w:p>
    <w:p w14:paraId="21B29C6C" w14:textId="77777777" w:rsidR="00A30819" w:rsidRDefault="00A30819" w:rsidP="00B74B76">
      <w:pPr>
        <w:spacing w:after="120"/>
        <w:rPr>
          <w:color w:val="0D0D0D" w:themeColor="text1" w:themeTint="F2"/>
          <w:sz w:val="24"/>
          <w:szCs w:val="24"/>
        </w:rPr>
      </w:pPr>
    </w:p>
    <w:p w14:paraId="760A9D3B" w14:textId="19E75DAD" w:rsidR="00A30819" w:rsidRPr="00EE2261" w:rsidRDefault="00847950" w:rsidP="00B74B76">
      <w:pPr>
        <w:spacing w:after="120"/>
        <w:rPr>
          <w:b/>
          <w:bCs/>
          <w:color w:val="EE0000"/>
          <w:sz w:val="28"/>
          <w:szCs w:val="28"/>
        </w:rPr>
      </w:pPr>
      <w:r w:rsidRPr="00EE2261">
        <w:rPr>
          <w:b/>
          <w:bCs/>
          <w:color w:val="EE0000"/>
          <w:sz w:val="28"/>
          <w:szCs w:val="28"/>
        </w:rPr>
        <w:t>U56] Which drop location has the highest number of rides?</w:t>
      </w:r>
    </w:p>
    <w:p w14:paraId="4024BE20" w14:textId="28C7657A" w:rsidR="005D65BB" w:rsidRPr="005D65BB" w:rsidRDefault="005D65BB" w:rsidP="005D65BB">
      <w:pPr>
        <w:spacing w:after="120"/>
        <w:rPr>
          <w:b/>
          <w:bCs/>
          <w:color w:val="000000" w:themeColor="text1"/>
          <w:sz w:val="28"/>
          <w:szCs w:val="28"/>
        </w:rPr>
      </w:pPr>
      <w:r w:rsidRPr="001051C3">
        <w:rPr>
          <w:b/>
          <w:bCs/>
          <w:color w:val="000000" w:themeColor="text1"/>
          <w:sz w:val="28"/>
          <w:szCs w:val="28"/>
        </w:rPr>
        <w:t>A</w:t>
      </w:r>
      <w:r w:rsidRPr="005D65BB">
        <w:rPr>
          <w:b/>
          <w:bCs/>
          <w:color w:val="000000" w:themeColor="text1"/>
          <w:sz w:val="28"/>
          <w:szCs w:val="28"/>
        </w:rPr>
        <w:t>nswer:</w:t>
      </w:r>
      <w:r w:rsidRPr="005D65BB">
        <w:rPr>
          <w:color w:val="000000" w:themeColor="text1"/>
          <w:sz w:val="28"/>
          <w:szCs w:val="28"/>
        </w:rPr>
        <w:t xml:space="preserve"> The drop location </w:t>
      </w:r>
      <w:r w:rsidRPr="00532EAA">
        <w:rPr>
          <w:color w:val="0D0D0D" w:themeColor="text1" w:themeTint="F2"/>
          <w:sz w:val="24"/>
          <w:szCs w:val="24"/>
        </w:rPr>
        <w:t>with the highest number of rides is Area-39</w:t>
      </w:r>
      <w:r w:rsidRPr="005D65BB">
        <w:rPr>
          <w:color w:val="000000" w:themeColor="text1"/>
          <w:sz w:val="28"/>
          <w:szCs w:val="28"/>
        </w:rPr>
        <w:t>.</w:t>
      </w:r>
    </w:p>
    <w:p w14:paraId="5C9E9FEC" w14:textId="7301BC1D" w:rsidR="005D65BB" w:rsidRPr="005D65BB" w:rsidRDefault="005D65BB" w:rsidP="005D65BB">
      <w:pPr>
        <w:spacing w:after="120"/>
        <w:rPr>
          <w:color w:val="000000" w:themeColor="text1"/>
          <w:sz w:val="28"/>
          <w:szCs w:val="28"/>
        </w:rPr>
      </w:pPr>
      <w:r w:rsidRPr="005D65BB">
        <w:rPr>
          <w:b/>
          <w:bCs/>
          <w:color w:val="000000" w:themeColor="text1"/>
          <w:sz w:val="28"/>
          <w:szCs w:val="28"/>
        </w:rPr>
        <w:t>Explanation (simple</w:t>
      </w:r>
      <w:r w:rsidRPr="00532EAA">
        <w:rPr>
          <w:color w:val="0D0D0D" w:themeColor="text1" w:themeTint="F2"/>
          <w:sz w:val="24"/>
          <w:szCs w:val="24"/>
        </w:rPr>
        <w:t>): By counting how many rides ended at each drop location, we see that Area-39 has the most drop-offs. This means it is the most popular destination in the dataset</w:t>
      </w:r>
      <w:r w:rsidRPr="005D65BB">
        <w:rPr>
          <w:color w:val="000000" w:themeColor="text1"/>
          <w:sz w:val="28"/>
          <w:szCs w:val="28"/>
        </w:rPr>
        <w:t>.</w:t>
      </w:r>
    </w:p>
    <w:p w14:paraId="3C3E11D1" w14:textId="53D4C02B" w:rsidR="00847950" w:rsidRPr="00EE2261" w:rsidRDefault="000E1BA9" w:rsidP="00B74B76">
      <w:pPr>
        <w:spacing w:after="120"/>
        <w:rPr>
          <w:b/>
          <w:bCs/>
          <w:color w:val="EE0000"/>
          <w:sz w:val="28"/>
          <w:szCs w:val="28"/>
        </w:rPr>
      </w:pPr>
      <w:r w:rsidRPr="00EE2261">
        <w:rPr>
          <w:b/>
          <w:bCs/>
          <w:color w:val="EE0000"/>
          <w:sz w:val="28"/>
          <w:szCs w:val="28"/>
        </w:rPr>
        <w:t>U57] Which drop location has the least number of rides?</w:t>
      </w:r>
    </w:p>
    <w:p w14:paraId="21523032" w14:textId="34306EA0" w:rsidR="001051C3" w:rsidRPr="001051C3" w:rsidRDefault="001051C3" w:rsidP="001051C3">
      <w:pPr>
        <w:spacing w:after="120"/>
        <w:rPr>
          <w:color w:val="000000" w:themeColor="text1"/>
          <w:sz w:val="28"/>
          <w:szCs w:val="28"/>
        </w:rPr>
      </w:pPr>
      <w:r w:rsidRPr="001051C3">
        <w:rPr>
          <w:b/>
          <w:bCs/>
          <w:color w:val="000000" w:themeColor="text1"/>
          <w:sz w:val="28"/>
          <w:szCs w:val="28"/>
        </w:rPr>
        <w:t>Answer:</w:t>
      </w:r>
      <w:r w:rsidRPr="001051C3">
        <w:rPr>
          <w:color w:val="000000" w:themeColor="text1"/>
          <w:sz w:val="28"/>
          <w:szCs w:val="28"/>
        </w:rPr>
        <w:t xml:space="preserve"> The drop location with the </w:t>
      </w:r>
      <w:r w:rsidRPr="00532EAA">
        <w:rPr>
          <w:color w:val="0D0D0D" w:themeColor="text1" w:themeTint="F2"/>
          <w:sz w:val="24"/>
          <w:szCs w:val="24"/>
        </w:rPr>
        <w:t>least number of rides is Area-</w:t>
      </w:r>
      <w:r w:rsidR="00313F26" w:rsidRPr="00532EAA">
        <w:rPr>
          <w:color w:val="0D0D0D" w:themeColor="text1" w:themeTint="F2"/>
          <w:sz w:val="24"/>
          <w:szCs w:val="24"/>
        </w:rPr>
        <w:t>16</w:t>
      </w:r>
      <w:r w:rsidRPr="00532EAA">
        <w:rPr>
          <w:color w:val="0D0D0D" w:themeColor="text1" w:themeTint="F2"/>
          <w:sz w:val="24"/>
          <w:szCs w:val="24"/>
        </w:rPr>
        <w:t>.</w:t>
      </w:r>
    </w:p>
    <w:p w14:paraId="690FB186" w14:textId="33A61D66" w:rsidR="001051C3" w:rsidRDefault="001051C3" w:rsidP="001051C3">
      <w:pPr>
        <w:spacing w:after="120"/>
        <w:rPr>
          <w:color w:val="FF1D1D"/>
          <w:sz w:val="28"/>
          <w:szCs w:val="28"/>
        </w:rPr>
      </w:pPr>
      <w:r w:rsidRPr="001051C3">
        <w:rPr>
          <w:b/>
          <w:bCs/>
          <w:color w:val="000000" w:themeColor="text1"/>
          <w:sz w:val="28"/>
          <w:szCs w:val="28"/>
        </w:rPr>
        <w:t>Explanation (simple):</w:t>
      </w:r>
      <w:r w:rsidRPr="001051C3">
        <w:rPr>
          <w:color w:val="000000" w:themeColor="text1"/>
          <w:sz w:val="28"/>
          <w:szCs w:val="28"/>
        </w:rPr>
        <w:t xml:space="preserve"> </w:t>
      </w:r>
      <w:r w:rsidRPr="00532EAA">
        <w:rPr>
          <w:color w:val="0D0D0D" w:themeColor="text1" w:themeTint="F2"/>
          <w:sz w:val="24"/>
          <w:szCs w:val="24"/>
        </w:rPr>
        <w:t>By checking the drop counts for each location, Area-</w:t>
      </w:r>
      <w:r w:rsidR="00313F26" w:rsidRPr="00532EAA">
        <w:rPr>
          <w:color w:val="0D0D0D" w:themeColor="text1" w:themeTint="F2"/>
          <w:sz w:val="24"/>
          <w:szCs w:val="24"/>
        </w:rPr>
        <w:t>16</w:t>
      </w:r>
      <w:r w:rsidRPr="00532EAA">
        <w:rPr>
          <w:color w:val="0D0D0D" w:themeColor="text1" w:themeTint="F2"/>
          <w:sz w:val="24"/>
          <w:szCs w:val="24"/>
        </w:rPr>
        <w:t xml:space="preserve"> had the fewest rides ending there. This shows it is the least common destination among customers in the dataset</w:t>
      </w:r>
    </w:p>
    <w:p w14:paraId="1D679C37" w14:textId="77777777" w:rsidR="00313F26" w:rsidRDefault="00313F26" w:rsidP="001051C3">
      <w:pPr>
        <w:spacing w:after="120"/>
        <w:rPr>
          <w:color w:val="FF1D1D"/>
          <w:sz w:val="28"/>
          <w:szCs w:val="28"/>
        </w:rPr>
      </w:pPr>
    </w:p>
    <w:p w14:paraId="09DF56D2" w14:textId="6AA0E2C1" w:rsidR="00313F26" w:rsidRDefault="00863AA5" w:rsidP="001051C3">
      <w:pPr>
        <w:spacing w:after="120"/>
        <w:rPr>
          <w:b/>
          <w:bCs/>
          <w:color w:val="EE0000"/>
          <w:sz w:val="28"/>
          <w:szCs w:val="28"/>
        </w:rPr>
      </w:pPr>
      <w:r w:rsidRPr="00EE2261">
        <w:rPr>
          <w:b/>
          <w:bCs/>
          <w:color w:val="EE0000"/>
          <w:sz w:val="28"/>
          <w:szCs w:val="28"/>
        </w:rPr>
        <w:t>58] Show the top 5 drop locations by ride count.</w:t>
      </w:r>
    </w:p>
    <w:p w14:paraId="46C4F409" w14:textId="4E3A512A" w:rsidR="00532EAA" w:rsidRPr="00EE2261" w:rsidRDefault="00532EAA" w:rsidP="001051C3">
      <w:pPr>
        <w:spacing w:after="120"/>
        <w:rPr>
          <w:b/>
          <w:bCs/>
          <w:color w:val="EE0000"/>
          <w:sz w:val="28"/>
          <w:szCs w:val="28"/>
        </w:rPr>
      </w:pPr>
      <w:r w:rsidRPr="00532EAA">
        <w:rPr>
          <w:b/>
          <w:bCs/>
          <w:color w:val="000000" w:themeColor="text1"/>
          <w:sz w:val="28"/>
          <w:szCs w:val="28"/>
        </w:rPr>
        <w:t>Answer:-</w:t>
      </w:r>
    </w:p>
    <w:p w14:paraId="19E1C57F" w14:textId="77777777" w:rsidR="00AD4688" w:rsidRPr="00532EAA" w:rsidRDefault="00AD4688" w:rsidP="00AD4688">
      <w:pPr>
        <w:spacing w:after="120"/>
        <w:rPr>
          <w:color w:val="0D0D0D" w:themeColor="text1" w:themeTint="F2"/>
          <w:sz w:val="24"/>
          <w:szCs w:val="24"/>
        </w:rPr>
      </w:pPr>
      <w:r w:rsidRPr="00532EAA">
        <w:rPr>
          <w:color w:val="0D0D0D" w:themeColor="text1" w:themeTint="F2"/>
          <w:sz w:val="24"/>
          <w:szCs w:val="24"/>
        </w:rPr>
        <w:t>Area-39    1058</w:t>
      </w:r>
    </w:p>
    <w:p w14:paraId="056246C6" w14:textId="77777777" w:rsidR="00AD4688" w:rsidRPr="00532EAA" w:rsidRDefault="00AD4688" w:rsidP="00AD4688">
      <w:pPr>
        <w:spacing w:after="120"/>
        <w:rPr>
          <w:color w:val="0D0D0D" w:themeColor="text1" w:themeTint="F2"/>
          <w:sz w:val="24"/>
          <w:szCs w:val="24"/>
        </w:rPr>
      </w:pPr>
      <w:r w:rsidRPr="00532EAA">
        <w:rPr>
          <w:color w:val="0D0D0D" w:themeColor="text1" w:themeTint="F2"/>
          <w:sz w:val="24"/>
          <w:szCs w:val="24"/>
        </w:rPr>
        <w:t>Area-8     1052</w:t>
      </w:r>
    </w:p>
    <w:p w14:paraId="2641BECC" w14:textId="77777777" w:rsidR="00AD4688" w:rsidRPr="00532EAA" w:rsidRDefault="00AD4688" w:rsidP="00AD4688">
      <w:pPr>
        <w:spacing w:after="120"/>
        <w:rPr>
          <w:color w:val="0D0D0D" w:themeColor="text1" w:themeTint="F2"/>
          <w:sz w:val="24"/>
          <w:szCs w:val="24"/>
        </w:rPr>
      </w:pPr>
      <w:r w:rsidRPr="00532EAA">
        <w:rPr>
          <w:color w:val="0D0D0D" w:themeColor="text1" w:themeTint="F2"/>
          <w:sz w:val="24"/>
          <w:szCs w:val="24"/>
        </w:rPr>
        <w:t>Area-21    1049</w:t>
      </w:r>
    </w:p>
    <w:p w14:paraId="434159AC" w14:textId="77777777" w:rsidR="00AD4688" w:rsidRPr="00532EAA" w:rsidRDefault="00AD4688" w:rsidP="00AD4688">
      <w:pPr>
        <w:spacing w:after="120"/>
        <w:rPr>
          <w:color w:val="0D0D0D" w:themeColor="text1" w:themeTint="F2"/>
          <w:sz w:val="24"/>
          <w:szCs w:val="24"/>
        </w:rPr>
      </w:pPr>
      <w:r w:rsidRPr="00532EAA">
        <w:rPr>
          <w:color w:val="0D0D0D" w:themeColor="text1" w:themeTint="F2"/>
          <w:sz w:val="24"/>
          <w:szCs w:val="24"/>
        </w:rPr>
        <w:t>Area-34    1042</w:t>
      </w:r>
    </w:p>
    <w:p w14:paraId="3D19F2DA" w14:textId="77777777" w:rsidR="00AD4688" w:rsidRPr="00532EAA" w:rsidRDefault="00AD4688" w:rsidP="00AD4688">
      <w:pPr>
        <w:spacing w:after="120"/>
        <w:rPr>
          <w:color w:val="0D0D0D" w:themeColor="text1" w:themeTint="F2"/>
          <w:sz w:val="24"/>
          <w:szCs w:val="24"/>
        </w:rPr>
      </w:pPr>
      <w:r w:rsidRPr="00532EAA">
        <w:rPr>
          <w:color w:val="0D0D0D" w:themeColor="text1" w:themeTint="F2"/>
          <w:sz w:val="24"/>
          <w:szCs w:val="24"/>
        </w:rPr>
        <w:t>Area-27    1041</w:t>
      </w:r>
    </w:p>
    <w:p w14:paraId="1821A3CE" w14:textId="639CF0D2" w:rsidR="00F5782B" w:rsidRPr="00CF5400" w:rsidRDefault="00F5782B" w:rsidP="00B74B76">
      <w:pPr>
        <w:spacing w:after="120"/>
        <w:rPr>
          <w:color w:val="FF1D1D"/>
          <w:sz w:val="28"/>
          <w:szCs w:val="28"/>
        </w:rPr>
      </w:pPr>
      <w:r w:rsidRPr="00532EAA">
        <w:rPr>
          <w:b/>
          <w:bCs/>
          <w:color w:val="0D0D0D" w:themeColor="text1" w:themeTint="F2"/>
          <w:sz w:val="28"/>
          <w:szCs w:val="28"/>
        </w:rPr>
        <w:t>Explanation</w:t>
      </w:r>
      <w:r w:rsidRPr="00532EAA">
        <w:rPr>
          <w:color w:val="0D0D0D" w:themeColor="text1" w:themeTint="F2"/>
          <w:sz w:val="24"/>
          <w:szCs w:val="24"/>
        </w:rPr>
        <w:t>: By counting the rides at each drop location, we find these five areas have the most drop-offs. This means customers most frequently end their rides at these locations, showing they are high-demand destinations.</w:t>
      </w:r>
    </w:p>
    <w:p w14:paraId="1C1FE1FE" w14:textId="5A0C3599" w:rsidR="001902AD" w:rsidRDefault="001902AD" w:rsidP="00922579">
      <w:pPr>
        <w:spacing w:after="120"/>
        <w:rPr>
          <w:b/>
          <w:bCs/>
          <w:color w:val="FF1D1D"/>
          <w:sz w:val="28"/>
          <w:szCs w:val="28"/>
        </w:rPr>
      </w:pPr>
    </w:p>
    <w:p w14:paraId="12F1C229" w14:textId="67DC917D" w:rsidR="00B52298" w:rsidRDefault="005743AF" w:rsidP="00922579">
      <w:pPr>
        <w:spacing w:after="120"/>
        <w:rPr>
          <w:b/>
          <w:bCs/>
          <w:color w:val="FF1D1D"/>
          <w:sz w:val="28"/>
          <w:szCs w:val="28"/>
        </w:rPr>
      </w:pPr>
      <w:r>
        <w:rPr>
          <w:b/>
          <w:bCs/>
          <w:color w:val="FF1D1D"/>
          <w:sz w:val="28"/>
          <w:szCs w:val="28"/>
        </w:rPr>
        <w:t>U</w:t>
      </w:r>
      <w:r w:rsidR="00024E15">
        <w:rPr>
          <w:b/>
          <w:bCs/>
          <w:color w:val="FF1D1D"/>
          <w:sz w:val="28"/>
          <w:szCs w:val="28"/>
        </w:rPr>
        <w:t>59</w:t>
      </w:r>
      <w:r>
        <w:rPr>
          <w:b/>
          <w:bCs/>
          <w:color w:val="FF1D1D"/>
          <w:sz w:val="28"/>
          <w:szCs w:val="28"/>
        </w:rPr>
        <w:t>]</w:t>
      </w:r>
      <w:r w:rsidR="00642392" w:rsidRPr="00642392">
        <w:rPr>
          <w:b/>
          <w:bCs/>
        </w:rPr>
        <w:t xml:space="preserve"> </w:t>
      </w:r>
      <w:r w:rsidR="00642392" w:rsidRPr="00642392">
        <w:rPr>
          <w:b/>
          <w:bCs/>
          <w:color w:val="FF1D1D"/>
          <w:sz w:val="28"/>
          <w:szCs w:val="28"/>
        </w:rPr>
        <w:t xml:space="preserve">How many null values are present in the </w:t>
      </w:r>
      <w:proofErr w:type="spellStart"/>
      <w:r w:rsidR="00642392" w:rsidRPr="00642392">
        <w:rPr>
          <w:b/>
          <w:bCs/>
          <w:color w:val="FF1D1D"/>
          <w:sz w:val="28"/>
          <w:szCs w:val="28"/>
        </w:rPr>
        <w:t>Avg</w:t>
      </w:r>
      <w:proofErr w:type="spellEnd"/>
      <w:r w:rsidR="00642392" w:rsidRPr="00642392">
        <w:rPr>
          <w:b/>
          <w:bCs/>
          <w:color w:val="FF1D1D"/>
          <w:sz w:val="28"/>
          <w:szCs w:val="28"/>
        </w:rPr>
        <w:t xml:space="preserve"> VTAT column?</w:t>
      </w:r>
    </w:p>
    <w:p w14:paraId="370723F5" w14:textId="6A26EA6F" w:rsidR="00D8208B" w:rsidRDefault="00D8208B" w:rsidP="00922579">
      <w:pPr>
        <w:spacing w:after="120"/>
        <w:rPr>
          <w:color w:val="0D0D0D" w:themeColor="text1" w:themeTint="F2"/>
          <w:sz w:val="24"/>
          <w:szCs w:val="24"/>
        </w:rPr>
      </w:pPr>
      <w:r w:rsidRPr="006A52D4">
        <w:rPr>
          <w:b/>
          <w:bCs/>
          <w:color w:val="0D0D0D" w:themeColor="text1" w:themeTint="F2"/>
          <w:sz w:val="28"/>
          <w:szCs w:val="28"/>
        </w:rPr>
        <w:t>Ans</w:t>
      </w:r>
      <w:r w:rsidR="006A52D4" w:rsidRPr="006A52D4">
        <w:rPr>
          <w:b/>
          <w:bCs/>
          <w:color w:val="0D0D0D" w:themeColor="text1" w:themeTint="F2"/>
          <w:sz w:val="28"/>
          <w:szCs w:val="28"/>
        </w:rPr>
        <w:t xml:space="preserve">wer:- </w:t>
      </w:r>
      <w:r w:rsidR="006A52D4" w:rsidRPr="006A52D4">
        <w:rPr>
          <w:color w:val="0D0D0D" w:themeColor="text1" w:themeTint="F2"/>
          <w:sz w:val="24"/>
          <w:szCs w:val="24"/>
        </w:rPr>
        <w:t xml:space="preserve">There are 16,515 null values in the </w:t>
      </w:r>
      <w:proofErr w:type="spellStart"/>
      <w:r w:rsidR="006A52D4" w:rsidRPr="006A52D4">
        <w:rPr>
          <w:color w:val="0D0D0D" w:themeColor="text1" w:themeTint="F2"/>
          <w:sz w:val="24"/>
          <w:szCs w:val="24"/>
        </w:rPr>
        <w:t>Avg</w:t>
      </w:r>
      <w:proofErr w:type="spellEnd"/>
      <w:r w:rsidR="006A52D4" w:rsidRPr="006A52D4">
        <w:rPr>
          <w:color w:val="0D0D0D" w:themeColor="text1" w:themeTint="F2"/>
          <w:sz w:val="24"/>
          <w:szCs w:val="24"/>
        </w:rPr>
        <w:t xml:space="preserve"> VTAT column, which is about 33.03% of the total dataset.</w:t>
      </w:r>
    </w:p>
    <w:p w14:paraId="1318313F" w14:textId="4E7A364F" w:rsidR="006A52D4" w:rsidRDefault="006A52D4" w:rsidP="00922579">
      <w:pPr>
        <w:spacing w:after="120"/>
        <w:rPr>
          <w:color w:val="0D0D0D" w:themeColor="text1" w:themeTint="F2"/>
          <w:sz w:val="24"/>
          <w:szCs w:val="24"/>
        </w:rPr>
      </w:pPr>
      <w:r w:rsidRPr="006A52D4">
        <w:rPr>
          <w:b/>
          <w:bCs/>
          <w:color w:val="0D0D0D" w:themeColor="text1" w:themeTint="F2"/>
          <w:sz w:val="28"/>
          <w:szCs w:val="28"/>
        </w:rPr>
        <w:t>Explanation</w:t>
      </w:r>
      <w:r w:rsidRPr="001D615C">
        <w:rPr>
          <w:color w:val="0D0D0D" w:themeColor="text1" w:themeTint="F2"/>
          <w:sz w:val="24"/>
          <w:szCs w:val="24"/>
        </w:rPr>
        <w:t xml:space="preserve">: </w:t>
      </w:r>
      <w:r w:rsidR="001D615C" w:rsidRPr="001D615C">
        <w:rPr>
          <w:color w:val="0D0D0D" w:themeColor="text1" w:themeTint="F2"/>
          <w:sz w:val="24"/>
          <w:szCs w:val="24"/>
        </w:rPr>
        <w:t xml:space="preserve">Around one-third of the rides don’t have </w:t>
      </w:r>
      <w:proofErr w:type="spellStart"/>
      <w:r w:rsidR="001D615C" w:rsidRPr="001D615C">
        <w:rPr>
          <w:color w:val="0D0D0D" w:themeColor="text1" w:themeTint="F2"/>
          <w:sz w:val="24"/>
          <w:szCs w:val="24"/>
        </w:rPr>
        <w:t>Avg</w:t>
      </w:r>
      <w:proofErr w:type="spellEnd"/>
      <w:r w:rsidR="001D615C" w:rsidRPr="001D615C">
        <w:rPr>
          <w:color w:val="0D0D0D" w:themeColor="text1" w:themeTint="F2"/>
          <w:sz w:val="24"/>
          <w:szCs w:val="24"/>
        </w:rPr>
        <w:t xml:space="preserve"> VTAT recorded, meaning those rides are missing turnaround time details</w:t>
      </w:r>
      <w:r w:rsidR="001D615C">
        <w:rPr>
          <w:color w:val="0D0D0D" w:themeColor="text1" w:themeTint="F2"/>
          <w:sz w:val="24"/>
          <w:szCs w:val="24"/>
        </w:rPr>
        <w:t>.</w:t>
      </w:r>
    </w:p>
    <w:p w14:paraId="4E919132" w14:textId="77777777" w:rsidR="009D69EB" w:rsidRDefault="009D69EB" w:rsidP="00922579">
      <w:pPr>
        <w:spacing w:after="120"/>
        <w:rPr>
          <w:color w:val="0D0D0D" w:themeColor="text1" w:themeTint="F2"/>
          <w:sz w:val="24"/>
          <w:szCs w:val="24"/>
        </w:rPr>
      </w:pPr>
    </w:p>
    <w:p w14:paraId="4FDE31C1" w14:textId="4C98D7E2" w:rsidR="009D69EB" w:rsidRDefault="009D69EB" w:rsidP="00922579">
      <w:pPr>
        <w:spacing w:after="120"/>
        <w:rPr>
          <w:b/>
          <w:bCs/>
          <w:color w:val="FF1D1D"/>
          <w:sz w:val="28"/>
          <w:szCs w:val="28"/>
        </w:rPr>
      </w:pPr>
      <w:r w:rsidRPr="009D69EB">
        <w:rPr>
          <w:b/>
          <w:bCs/>
          <w:color w:val="FF1D1D"/>
          <w:sz w:val="28"/>
          <w:szCs w:val="28"/>
        </w:rPr>
        <w:t>U</w:t>
      </w:r>
      <w:r w:rsidR="00024E15">
        <w:rPr>
          <w:b/>
          <w:bCs/>
          <w:color w:val="FF1D1D"/>
          <w:sz w:val="28"/>
          <w:szCs w:val="28"/>
        </w:rPr>
        <w:t>60</w:t>
      </w:r>
      <w:r w:rsidRPr="009D69EB">
        <w:rPr>
          <w:b/>
          <w:bCs/>
          <w:color w:val="FF1D1D"/>
          <w:sz w:val="28"/>
          <w:szCs w:val="28"/>
        </w:rPr>
        <w:t xml:space="preserve">] What is the total data present in </w:t>
      </w:r>
      <w:proofErr w:type="spellStart"/>
      <w:r w:rsidRPr="009D69EB">
        <w:rPr>
          <w:b/>
          <w:bCs/>
          <w:color w:val="FF1D1D"/>
          <w:sz w:val="28"/>
          <w:szCs w:val="28"/>
        </w:rPr>
        <w:t>Avg</w:t>
      </w:r>
      <w:proofErr w:type="spellEnd"/>
      <w:r w:rsidRPr="009D69EB">
        <w:rPr>
          <w:b/>
          <w:bCs/>
          <w:color w:val="FF1D1D"/>
          <w:sz w:val="28"/>
          <w:szCs w:val="28"/>
        </w:rPr>
        <w:t xml:space="preserve"> VTAT?</w:t>
      </w:r>
    </w:p>
    <w:p w14:paraId="0D7E747F" w14:textId="5B98541C" w:rsidR="00142026" w:rsidRDefault="00142026" w:rsidP="00922579">
      <w:pPr>
        <w:spacing w:after="120"/>
        <w:rPr>
          <w:color w:val="0D0D0D" w:themeColor="text1" w:themeTint="F2"/>
          <w:sz w:val="24"/>
          <w:szCs w:val="24"/>
        </w:rPr>
      </w:pPr>
      <w:r w:rsidRPr="00142026">
        <w:rPr>
          <w:b/>
          <w:bCs/>
          <w:color w:val="0D0D0D" w:themeColor="text1" w:themeTint="F2"/>
          <w:sz w:val="28"/>
          <w:szCs w:val="28"/>
        </w:rPr>
        <w:t>Answer</w:t>
      </w:r>
      <w:r w:rsidRPr="00142026">
        <w:rPr>
          <w:color w:val="0D0D0D" w:themeColor="text1" w:themeTint="F2"/>
          <w:sz w:val="28"/>
          <w:szCs w:val="28"/>
        </w:rPr>
        <w:t>:-</w:t>
      </w:r>
      <w:r w:rsidRPr="00142026">
        <w:rPr>
          <w:color w:val="0D0D0D" w:themeColor="text1" w:themeTint="F2"/>
          <w:sz w:val="24"/>
          <w:szCs w:val="24"/>
        </w:rPr>
        <w:t xml:space="preserve"> There are 33,484 non-null values present in the </w:t>
      </w:r>
      <w:proofErr w:type="spellStart"/>
      <w:r w:rsidRPr="00142026">
        <w:rPr>
          <w:color w:val="0D0D0D" w:themeColor="text1" w:themeTint="F2"/>
          <w:sz w:val="24"/>
          <w:szCs w:val="24"/>
        </w:rPr>
        <w:t>Avg</w:t>
      </w:r>
      <w:proofErr w:type="spellEnd"/>
      <w:r w:rsidRPr="00142026">
        <w:rPr>
          <w:color w:val="0D0D0D" w:themeColor="text1" w:themeTint="F2"/>
          <w:sz w:val="24"/>
          <w:szCs w:val="24"/>
        </w:rPr>
        <w:t xml:space="preserve"> VTAT column.</w:t>
      </w:r>
    </w:p>
    <w:p w14:paraId="7FFFA88E" w14:textId="2A79F378" w:rsidR="00142026" w:rsidRDefault="00142026" w:rsidP="00922579">
      <w:pPr>
        <w:spacing w:after="120"/>
        <w:rPr>
          <w:color w:val="0D0D0D" w:themeColor="text1" w:themeTint="F2"/>
          <w:sz w:val="24"/>
          <w:szCs w:val="24"/>
        </w:rPr>
      </w:pPr>
      <w:r w:rsidRPr="006A52D4">
        <w:rPr>
          <w:b/>
          <w:bCs/>
          <w:color w:val="0D0D0D" w:themeColor="text1" w:themeTint="F2"/>
          <w:sz w:val="28"/>
          <w:szCs w:val="28"/>
        </w:rPr>
        <w:t>Explanation</w:t>
      </w:r>
      <w:r w:rsidRPr="001D615C">
        <w:rPr>
          <w:color w:val="0D0D0D" w:themeColor="text1" w:themeTint="F2"/>
          <w:sz w:val="24"/>
          <w:szCs w:val="24"/>
        </w:rPr>
        <w:t>:</w:t>
      </w:r>
      <w:r w:rsidR="00A71633" w:rsidRPr="00A71633">
        <w:t xml:space="preserve"> </w:t>
      </w:r>
      <w:r w:rsidR="00A71633" w:rsidRPr="00A71633">
        <w:rPr>
          <w:color w:val="0D0D0D" w:themeColor="text1" w:themeTint="F2"/>
          <w:sz w:val="24"/>
          <w:szCs w:val="24"/>
        </w:rPr>
        <w:t xml:space="preserve">Out of all bookings, only 33,351 rides have a valid </w:t>
      </w:r>
      <w:proofErr w:type="spellStart"/>
      <w:r w:rsidR="00A71633" w:rsidRPr="00A71633">
        <w:rPr>
          <w:color w:val="0D0D0D" w:themeColor="text1" w:themeTint="F2"/>
          <w:sz w:val="24"/>
          <w:szCs w:val="24"/>
        </w:rPr>
        <w:t>Avg</w:t>
      </w:r>
      <w:proofErr w:type="spellEnd"/>
      <w:r w:rsidR="00A71633" w:rsidRPr="00A71633">
        <w:rPr>
          <w:color w:val="0D0D0D" w:themeColor="text1" w:themeTint="F2"/>
          <w:sz w:val="24"/>
          <w:szCs w:val="24"/>
        </w:rPr>
        <w:t xml:space="preserve"> VTAT recorded, while the rest are missing.</w:t>
      </w:r>
    </w:p>
    <w:p w14:paraId="075DF464" w14:textId="77777777" w:rsidR="00A71633" w:rsidRDefault="00A71633" w:rsidP="00922579">
      <w:pPr>
        <w:spacing w:after="120"/>
        <w:rPr>
          <w:color w:val="0D0D0D" w:themeColor="text1" w:themeTint="F2"/>
          <w:sz w:val="24"/>
          <w:szCs w:val="24"/>
        </w:rPr>
      </w:pPr>
    </w:p>
    <w:p w14:paraId="3FBB72ED" w14:textId="713C8934" w:rsidR="00A71633" w:rsidRDefault="00A71633" w:rsidP="00922579">
      <w:pPr>
        <w:spacing w:after="120"/>
        <w:rPr>
          <w:b/>
          <w:bCs/>
          <w:color w:val="FF1D1D"/>
          <w:sz w:val="28"/>
          <w:szCs w:val="28"/>
        </w:rPr>
      </w:pPr>
      <w:r w:rsidRPr="00A530C7">
        <w:rPr>
          <w:b/>
          <w:bCs/>
          <w:color w:val="FF1D1D"/>
          <w:sz w:val="28"/>
          <w:szCs w:val="28"/>
        </w:rPr>
        <w:t>U</w:t>
      </w:r>
      <w:r w:rsidR="006A42D9">
        <w:rPr>
          <w:b/>
          <w:bCs/>
          <w:color w:val="FF1D1D"/>
          <w:sz w:val="28"/>
          <w:szCs w:val="28"/>
        </w:rPr>
        <w:t>61</w:t>
      </w:r>
      <w:r w:rsidRPr="00A530C7">
        <w:rPr>
          <w:b/>
          <w:bCs/>
          <w:color w:val="FF1D1D"/>
          <w:sz w:val="28"/>
          <w:szCs w:val="28"/>
        </w:rPr>
        <w:t xml:space="preserve">] </w:t>
      </w:r>
      <w:r w:rsidR="00A530C7" w:rsidRPr="00A530C7">
        <w:rPr>
          <w:b/>
          <w:bCs/>
          <w:color w:val="FF1D1D"/>
          <w:sz w:val="28"/>
          <w:szCs w:val="28"/>
        </w:rPr>
        <w:t xml:space="preserve">What is the total data present in </w:t>
      </w:r>
      <w:proofErr w:type="spellStart"/>
      <w:r w:rsidR="00A530C7" w:rsidRPr="00A530C7">
        <w:rPr>
          <w:b/>
          <w:bCs/>
          <w:color w:val="FF1D1D"/>
          <w:sz w:val="28"/>
          <w:szCs w:val="28"/>
        </w:rPr>
        <w:t>Avg</w:t>
      </w:r>
      <w:proofErr w:type="spellEnd"/>
      <w:r w:rsidR="00A530C7" w:rsidRPr="00A530C7">
        <w:rPr>
          <w:b/>
          <w:bCs/>
          <w:color w:val="FF1D1D"/>
          <w:sz w:val="28"/>
          <w:szCs w:val="28"/>
        </w:rPr>
        <w:t xml:space="preserve"> </w:t>
      </w:r>
      <w:r w:rsidR="00CB20FE">
        <w:rPr>
          <w:b/>
          <w:bCs/>
          <w:color w:val="FF1D1D"/>
          <w:sz w:val="28"/>
          <w:szCs w:val="28"/>
        </w:rPr>
        <w:t>C</w:t>
      </w:r>
      <w:r w:rsidR="00A530C7" w:rsidRPr="00A530C7">
        <w:rPr>
          <w:b/>
          <w:bCs/>
          <w:color w:val="FF1D1D"/>
          <w:sz w:val="28"/>
          <w:szCs w:val="28"/>
        </w:rPr>
        <w:t>TAT?</w:t>
      </w:r>
    </w:p>
    <w:p w14:paraId="590301AE" w14:textId="2C057FA2" w:rsidR="00B52298" w:rsidRDefault="00771E86" w:rsidP="00922579">
      <w:pPr>
        <w:spacing w:after="120"/>
        <w:rPr>
          <w:color w:val="0D0D0D" w:themeColor="text1" w:themeTint="F2"/>
          <w:sz w:val="24"/>
          <w:szCs w:val="24"/>
        </w:rPr>
      </w:pPr>
      <w:r w:rsidRPr="00532A91">
        <w:rPr>
          <w:b/>
          <w:bCs/>
          <w:color w:val="0D0D0D" w:themeColor="text1" w:themeTint="F2"/>
          <w:sz w:val="28"/>
          <w:szCs w:val="28"/>
        </w:rPr>
        <w:t xml:space="preserve">Answer:- </w:t>
      </w:r>
      <w:r w:rsidR="00532A91" w:rsidRPr="00142026">
        <w:rPr>
          <w:color w:val="0D0D0D" w:themeColor="text1" w:themeTint="F2"/>
          <w:sz w:val="24"/>
          <w:szCs w:val="24"/>
        </w:rPr>
        <w:t xml:space="preserve">There are 33,484 non-null values present in the </w:t>
      </w:r>
      <w:proofErr w:type="spellStart"/>
      <w:r w:rsidR="00532A91" w:rsidRPr="00142026">
        <w:rPr>
          <w:color w:val="0D0D0D" w:themeColor="text1" w:themeTint="F2"/>
          <w:sz w:val="24"/>
          <w:szCs w:val="24"/>
        </w:rPr>
        <w:t>Avg</w:t>
      </w:r>
      <w:proofErr w:type="spellEnd"/>
      <w:r w:rsidR="00532A91" w:rsidRPr="00142026">
        <w:rPr>
          <w:color w:val="0D0D0D" w:themeColor="text1" w:themeTint="F2"/>
          <w:sz w:val="24"/>
          <w:szCs w:val="24"/>
        </w:rPr>
        <w:t xml:space="preserve"> </w:t>
      </w:r>
      <w:r w:rsidR="00532A91">
        <w:rPr>
          <w:color w:val="0D0D0D" w:themeColor="text1" w:themeTint="F2"/>
          <w:sz w:val="24"/>
          <w:szCs w:val="24"/>
        </w:rPr>
        <w:t>C</w:t>
      </w:r>
      <w:r w:rsidR="00532A91" w:rsidRPr="00142026">
        <w:rPr>
          <w:color w:val="0D0D0D" w:themeColor="text1" w:themeTint="F2"/>
          <w:sz w:val="24"/>
          <w:szCs w:val="24"/>
        </w:rPr>
        <w:t>TAT column.</w:t>
      </w:r>
    </w:p>
    <w:p w14:paraId="7BB8ADC1" w14:textId="5EC8B2B5" w:rsidR="00732DBE" w:rsidRDefault="00532A91" w:rsidP="00732DBE">
      <w:pPr>
        <w:spacing w:after="120"/>
        <w:rPr>
          <w:color w:val="0D0D0D" w:themeColor="text1" w:themeTint="F2"/>
          <w:sz w:val="24"/>
          <w:szCs w:val="24"/>
        </w:rPr>
      </w:pPr>
      <w:r w:rsidRPr="00532A91">
        <w:rPr>
          <w:b/>
          <w:bCs/>
          <w:color w:val="0D0D0D" w:themeColor="text1" w:themeTint="F2"/>
          <w:sz w:val="28"/>
          <w:szCs w:val="28"/>
        </w:rPr>
        <w:t>Explanation:-</w:t>
      </w:r>
      <w:r w:rsidR="00732DBE" w:rsidRPr="00732DBE">
        <w:rPr>
          <w:rFonts w:ascii="Times New Roman" w:eastAsia="Times New Roman" w:hAnsi="Symbol" w:cs="Times New Roman"/>
          <w:kern w:val="0"/>
          <w:sz w:val="24"/>
          <w:szCs w:val="24"/>
          <w:lang w:eastAsia="en-IN"/>
          <w14:ligatures w14:val="none"/>
        </w:rPr>
        <w:t xml:space="preserve"> </w:t>
      </w:r>
      <w:r w:rsidR="00732DBE" w:rsidRPr="00732DBE">
        <w:rPr>
          <w:color w:val="0D0D0D" w:themeColor="text1" w:themeTint="F2"/>
          <w:sz w:val="24"/>
          <w:szCs w:val="24"/>
        </w:rPr>
        <w:t xml:space="preserve"> Only 33,484 rides have an </w:t>
      </w:r>
      <w:proofErr w:type="spellStart"/>
      <w:r w:rsidR="00732DBE" w:rsidRPr="00732DBE">
        <w:rPr>
          <w:color w:val="0D0D0D" w:themeColor="text1" w:themeTint="F2"/>
          <w:sz w:val="24"/>
          <w:szCs w:val="24"/>
        </w:rPr>
        <w:t>Avg</w:t>
      </w:r>
      <w:proofErr w:type="spellEnd"/>
      <w:r w:rsidR="00732DBE" w:rsidRPr="00732DBE">
        <w:rPr>
          <w:color w:val="0D0D0D" w:themeColor="text1" w:themeTint="F2"/>
          <w:sz w:val="24"/>
          <w:szCs w:val="24"/>
        </w:rPr>
        <w:t xml:space="preserve"> CTAT </w:t>
      </w:r>
      <w:proofErr w:type="spellStart"/>
      <w:r w:rsidR="00732DBE" w:rsidRPr="00732DBE">
        <w:rPr>
          <w:color w:val="0D0D0D" w:themeColor="text1" w:themeTint="F2"/>
          <w:sz w:val="24"/>
          <w:szCs w:val="24"/>
        </w:rPr>
        <w:t>value.The</w:t>
      </w:r>
      <w:proofErr w:type="spellEnd"/>
      <w:r w:rsidR="00732DBE" w:rsidRPr="00732DBE">
        <w:rPr>
          <w:color w:val="0D0D0D" w:themeColor="text1" w:themeTint="F2"/>
          <w:sz w:val="24"/>
          <w:szCs w:val="24"/>
        </w:rPr>
        <w:t xml:space="preserve"> rest (16,515 rides) are empty because those trips were cancelled or incomplete, so no time could be recorded</w:t>
      </w:r>
      <w:r w:rsidR="00732DBE">
        <w:rPr>
          <w:color w:val="0D0D0D" w:themeColor="text1" w:themeTint="F2"/>
          <w:sz w:val="24"/>
          <w:szCs w:val="24"/>
        </w:rPr>
        <w:t>.</w:t>
      </w:r>
    </w:p>
    <w:p w14:paraId="4E5A5BD8" w14:textId="77777777" w:rsidR="00732DBE" w:rsidRDefault="00732DBE" w:rsidP="00732DBE">
      <w:pPr>
        <w:spacing w:after="120"/>
        <w:rPr>
          <w:color w:val="0D0D0D" w:themeColor="text1" w:themeTint="F2"/>
          <w:sz w:val="24"/>
          <w:szCs w:val="24"/>
        </w:rPr>
      </w:pPr>
    </w:p>
    <w:p w14:paraId="51E7BCFF" w14:textId="3DBA42DD" w:rsidR="00732DBE" w:rsidRDefault="00732DBE" w:rsidP="00732DBE">
      <w:pPr>
        <w:spacing w:after="120"/>
        <w:rPr>
          <w:b/>
          <w:bCs/>
          <w:color w:val="FF1D1D"/>
          <w:sz w:val="28"/>
          <w:szCs w:val="28"/>
        </w:rPr>
      </w:pPr>
      <w:r w:rsidRPr="00772B3A">
        <w:rPr>
          <w:b/>
          <w:bCs/>
          <w:color w:val="FF1D1D"/>
          <w:sz w:val="28"/>
          <w:szCs w:val="28"/>
        </w:rPr>
        <w:t>U</w:t>
      </w:r>
      <w:r w:rsidR="006A42D9">
        <w:rPr>
          <w:b/>
          <w:bCs/>
          <w:color w:val="FF1D1D"/>
          <w:sz w:val="28"/>
          <w:szCs w:val="28"/>
        </w:rPr>
        <w:t>62</w:t>
      </w:r>
      <w:r w:rsidRPr="00772B3A">
        <w:rPr>
          <w:b/>
          <w:bCs/>
          <w:color w:val="FF1D1D"/>
          <w:sz w:val="28"/>
          <w:szCs w:val="28"/>
        </w:rPr>
        <w:t>]</w:t>
      </w:r>
      <w:r w:rsidR="00772B3A" w:rsidRPr="00772B3A">
        <w:rPr>
          <w:b/>
          <w:bCs/>
          <w:color w:val="FF1D1D"/>
          <w:sz w:val="28"/>
          <w:szCs w:val="28"/>
        </w:rPr>
        <w:t xml:space="preserve"> What is the most common reason for cancellation by driver?</w:t>
      </w:r>
    </w:p>
    <w:p w14:paraId="3A54941C" w14:textId="34F01EDC" w:rsidR="00772B3A" w:rsidRDefault="00772B3A" w:rsidP="00732DBE">
      <w:pPr>
        <w:spacing w:after="120"/>
        <w:rPr>
          <w:color w:val="0D0D0D" w:themeColor="text1" w:themeTint="F2"/>
          <w:sz w:val="24"/>
          <w:szCs w:val="24"/>
        </w:rPr>
      </w:pPr>
      <w:r w:rsidRPr="007E474E">
        <w:rPr>
          <w:b/>
          <w:bCs/>
          <w:color w:val="0D0D0D" w:themeColor="text1" w:themeTint="F2"/>
          <w:sz w:val="28"/>
          <w:szCs w:val="28"/>
        </w:rPr>
        <w:t>Answer:-</w:t>
      </w:r>
      <w:r w:rsidR="007E474E" w:rsidRPr="007E474E">
        <w:rPr>
          <w:color w:val="0D0D0D" w:themeColor="text1" w:themeTint="F2"/>
          <w:sz w:val="24"/>
          <w:szCs w:val="24"/>
        </w:rPr>
        <w:t xml:space="preserve"> The most common reason drivers cancel rides is:</w:t>
      </w:r>
      <w:r w:rsidR="007E474E" w:rsidRPr="007E474E">
        <w:rPr>
          <w:color w:val="0D0D0D" w:themeColor="text1" w:themeTint="F2"/>
          <w:sz w:val="24"/>
          <w:szCs w:val="24"/>
        </w:rPr>
        <w:br/>
        <w:t>More than permitted people in there — with 2,512 occurrences.</w:t>
      </w:r>
    </w:p>
    <w:p w14:paraId="6A20809C" w14:textId="37AA0009" w:rsidR="00271851" w:rsidRDefault="007E474E" w:rsidP="00271851">
      <w:pPr>
        <w:spacing w:after="120"/>
        <w:rPr>
          <w:color w:val="0D0D0D" w:themeColor="text1" w:themeTint="F2"/>
          <w:sz w:val="24"/>
          <w:szCs w:val="24"/>
        </w:rPr>
      </w:pPr>
      <w:r w:rsidRPr="007E474E">
        <w:rPr>
          <w:b/>
          <w:bCs/>
          <w:color w:val="0D0D0D" w:themeColor="text1" w:themeTint="F2"/>
          <w:sz w:val="28"/>
          <w:szCs w:val="28"/>
        </w:rPr>
        <w:t>Explanation:</w:t>
      </w:r>
      <w:r w:rsidR="00271851" w:rsidRPr="00271851">
        <w:rPr>
          <w:rFonts w:ascii="Times New Roman" w:eastAsia="Times New Roman" w:hAnsi="Symbol" w:cs="Times New Roman"/>
          <w:kern w:val="0"/>
          <w:sz w:val="24"/>
          <w:szCs w:val="24"/>
          <w:lang w:eastAsia="en-IN"/>
          <w14:ligatures w14:val="none"/>
        </w:rPr>
        <w:t xml:space="preserve"> </w:t>
      </w:r>
      <w:r w:rsidR="00271851" w:rsidRPr="00271851">
        <w:rPr>
          <w:color w:val="0D0D0D" w:themeColor="text1" w:themeTint="F2"/>
          <w:sz w:val="24"/>
          <w:szCs w:val="24"/>
        </w:rPr>
        <w:t xml:space="preserve">  Drivers gave different reasons for cancelling trips.</w:t>
      </w:r>
      <w:r w:rsidR="00271851">
        <w:rPr>
          <w:color w:val="0D0D0D" w:themeColor="text1" w:themeTint="F2"/>
          <w:sz w:val="24"/>
          <w:szCs w:val="24"/>
        </w:rPr>
        <w:t xml:space="preserve"> </w:t>
      </w:r>
      <w:r w:rsidR="00271851" w:rsidRPr="00271851">
        <w:rPr>
          <w:color w:val="0D0D0D" w:themeColor="text1" w:themeTint="F2"/>
          <w:sz w:val="24"/>
          <w:szCs w:val="24"/>
        </w:rPr>
        <w:t>The top reason is when customers try to travel with more passengers than allowed. This happens because of safety rules and vehicle capacity limits.</w:t>
      </w:r>
    </w:p>
    <w:p w14:paraId="3D8B35C8" w14:textId="77777777" w:rsidR="00271851" w:rsidRDefault="00271851" w:rsidP="00271851">
      <w:pPr>
        <w:spacing w:after="120"/>
        <w:rPr>
          <w:color w:val="0D0D0D" w:themeColor="text1" w:themeTint="F2"/>
          <w:sz w:val="24"/>
          <w:szCs w:val="24"/>
        </w:rPr>
      </w:pPr>
    </w:p>
    <w:p w14:paraId="764817D3" w14:textId="64A1EEE8" w:rsidR="00271851" w:rsidRPr="0013074C" w:rsidRDefault="00271851" w:rsidP="00271851">
      <w:pPr>
        <w:spacing w:after="120"/>
        <w:rPr>
          <w:b/>
          <w:bCs/>
          <w:color w:val="FF1D1D"/>
          <w:sz w:val="28"/>
          <w:szCs w:val="28"/>
        </w:rPr>
      </w:pPr>
      <w:r w:rsidRPr="0013074C">
        <w:rPr>
          <w:b/>
          <w:bCs/>
          <w:color w:val="FF1D1D"/>
          <w:sz w:val="28"/>
          <w:szCs w:val="28"/>
        </w:rPr>
        <w:t>U</w:t>
      </w:r>
      <w:r w:rsidR="006A42D9">
        <w:rPr>
          <w:b/>
          <w:bCs/>
          <w:color w:val="FF1D1D"/>
          <w:sz w:val="28"/>
          <w:szCs w:val="28"/>
        </w:rPr>
        <w:t>63</w:t>
      </w:r>
      <w:r w:rsidRPr="0013074C">
        <w:rPr>
          <w:b/>
          <w:bCs/>
          <w:color w:val="FF1D1D"/>
          <w:sz w:val="28"/>
          <w:szCs w:val="28"/>
        </w:rPr>
        <w:t xml:space="preserve">] </w:t>
      </w:r>
      <w:r w:rsidR="00C659A7" w:rsidRPr="0013074C">
        <w:rPr>
          <w:b/>
          <w:bCs/>
          <w:color w:val="FF1D1D"/>
          <w:sz w:val="28"/>
          <w:szCs w:val="28"/>
        </w:rPr>
        <w:t>How many null values are there in "Booking Value?</w:t>
      </w:r>
    </w:p>
    <w:p w14:paraId="5DF50D77" w14:textId="5BB45D4D" w:rsidR="00FE1604" w:rsidRDefault="00FE1604" w:rsidP="00271851">
      <w:pPr>
        <w:spacing w:after="120"/>
        <w:rPr>
          <w:color w:val="0D0D0D" w:themeColor="text1" w:themeTint="F2"/>
          <w:sz w:val="24"/>
          <w:szCs w:val="24"/>
        </w:rPr>
      </w:pPr>
      <w:r w:rsidRPr="008C3826">
        <w:rPr>
          <w:b/>
          <w:bCs/>
          <w:color w:val="0D0D0D" w:themeColor="text1" w:themeTint="F2"/>
          <w:sz w:val="28"/>
          <w:szCs w:val="28"/>
        </w:rPr>
        <w:t>Answer:-</w:t>
      </w:r>
      <w:r w:rsidRPr="00FE1604">
        <w:rPr>
          <w:color w:val="0D0D0D" w:themeColor="text1" w:themeTint="F2"/>
          <w:sz w:val="24"/>
          <w:szCs w:val="24"/>
        </w:rPr>
        <w:t xml:space="preserve"> There are 16,515 null values in the Booking Value column</w:t>
      </w:r>
      <w:r w:rsidR="008C3826">
        <w:rPr>
          <w:color w:val="0D0D0D" w:themeColor="text1" w:themeTint="F2"/>
          <w:sz w:val="24"/>
          <w:szCs w:val="24"/>
        </w:rPr>
        <w:t>.</w:t>
      </w:r>
    </w:p>
    <w:p w14:paraId="2C0C52F7" w14:textId="4C6A776B" w:rsidR="000F2D22" w:rsidRDefault="008C3826" w:rsidP="000F2D22">
      <w:pPr>
        <w:spacing w:after="120"/>
        <w:rPr>
          <w:color w:val="0D0D0D" w:themeColor="text1" w:themeTint="F2"/>
          <w:sz w:val="24"/>
          <w:szCs w:val="24"/>
        </w:rPr>
      </w:pPr>
      <w:r w:rsidRPr="008C3826">
        <w:rPr>
          <w:b/>
          <w:bCs/>
          <w:color w:val="0D0D0D" w:themeColor="text1" w:themeTint="F2"/>
          <w:sz w:val="28"/>
          <w:szCs w:val="28"/>
        </w:rPr>
        <w:t>Explanation:</w:t>
      </w:r>
      <w:r w:rsidR="000F2D22" w:rsidRPr="00A43C3F">
        <w:rPr>
          <w:rFonts w:ascii="Times New Roman" w:eastAsia="Times New Roman" w:hAnsi="Symbol" w:cs="Times New Roman"/>
          <w:kern w:val="0"/>
          <w:sz w:val="24"/>
          <w:szCs w:val="24"/>
          <w:lang w:eastAsia="en-IN"/>
          <w14:ligatures w14:val="none"/>
        </w:rPr>
        <w:t xml:space="preserve"> </w:t>
      </w:r>
      <w:r w:rsidR="000F2D22" w:rsidRPr="00A43C3F">
        <w:rPr>
          <w:color w:val="0D0D0D" w:themeColor="text1" w:themeTint="F2"/>
          <w:sz w:val="24"/>
          <w:szCs w:val="24"/>
        </w:rPr>
        <w:t xml:space="preserve"> The dataset has a total of 49,999 rides.</w:t>
      </w:r>
      <w:r w:rsidR="000F2D22" w:rsidRPr="000F2D22">
        <w:rPr>
          <w:color w:val="0D0D0D" w:themeColor="text1" w:themeTint="F2"/>
          <w:sz w:val="24"/>
          <w:szCs w:val="24"/>
        </w:rPr>
        <w:t xml:space="preserve">  Only 33,484 rides have a valid booking value recorded.</w:t>
      </w:r>
      <w:r w:rsidR="000F729C">
        <w:rPr>
          <w:color w:val="0D0D0D" w:themeColor="text1" w:themeTint="F2"/>
          <w:sz w:val="24"/>
          <w:szCs w:val="24"/>
        </w:rPr>
        <w:t xml:space="preserve"> </w:t>
      </w:r>
      <w:r w:rsidR="000F2D22" w:rsidRPr="000F2D22">
        <w:rPr>
          <w:color w:val="0D0D0D" w:themeColor="text1" w:themeTint="F2"/>
          <w:sz w:val="24"/>
          <w:szCs w:val="24"/>
        </w:rPr>
        <w:t>The remaining 16,515 rides do not have any value (null) because those trips were either cancelled or incomplete, so no fare (booking value) was generated</w:t>
      </w:r>
    </w:p>
    <w:p w14:paraId="130B8E8A" w14:textId="77777777" w:rsidR="0013074C" w:rsidRDefault="0013074C" w:rsidP="000F2D22">
      <w:pPr>
        <w:spacing w:after="120"/>
        <w:rPr>
          <w:color w:val="0D0D0D" w:themeColor="text1" w:themeTint="F2"/>
          <w:sz w:val="24"/>
          <w:szCs w:val="24"/>
        </w:rPr>
      </w:pPr>
    </w:p>
    <w:p w14:paraId="5B788BFA" w14:textId="2B5C8C14" w:rsidR="0013074C" w:rsidRDefault="0013074C" w:rsidP="000F2D22">
      <w:pPr>
        <w:spacing w:after="120"/>
        <w:rPr>
          <w:b/>
          <w:bCs/>
          <w:color w:val="FF1D1D"/>
          <w:sz w:val="28"/>
          <w:szCs w:val="28"/>
        </w:rPr>
      </w:pPr>
      <w:r w:rsidRPr="00A87A37">
        <w:rPr>
          <w:b/>
          <w:bCs/>
          <w:color w:val="FF1D1D"/>
          <w:sz w:val="28"/>
          <w:szCs w:val="28"/>
        </w:rPr>
        <w:t>U</w:t>
      </w:r>
      <w:r w:rsidR="006A42D9">
        <w:rPr>
          <w:b/>
          <w:bCs/>
          <w:color w:val="FF1D1D"/>
          <w:sz w:val="28"/>
          <w:szCs w:val="28"/>
        </w:rPr>
        <w:t>64</w:t>
      </w:r>
      <w:r w:rsidRPr="00A87A37">
        <w:rPr>
          <w:b/>
          <w:bCs/>
          <w:color w:val="FF1D1D"/>
          <w:sz w:val="28"/>
          <w:szCs w:val="28"/>
        </w:rPr>
        <w:t xml:space="preserve">] </w:t>
      </w:r>
      <w:r w:rsidR="00A87A37" w:rsidRPr="00A87A37">
        <w:rPr>
          <w:b/>
          <w:bCs/>
          <w:color w:val="FF1D1D"/>
          <w:sz w:val="28"/>
          <w:szCs w:val="28"/>
        </w:rPr>
        <w:t>What is the maximum booking value recorded in the dataset?</w:t>
      </w:r>
    </w:p>
    <w:p w14:paraId="792CC912" w14:textId="03EB8E7C" w:rsidR="009F12FD" w:rsidRDefault="009F12FD" w:rsidP="000F2D22">
      <w:pPr>
        <w:spacing w:after="120"/>
        <w:rPr>
          <w:b/>
          <w:bCs/>
          <w:color w:val="0D0D0D" w:themeColor="text1" w:themeTint="F2"/>
          <w:sz w:val="28"/>
          <w:szCs w:val="28"/>
        </w:rPr>
      </w:pPr>
      <w:r w:rsidRPr="009F12FD">
        <w:rPr>
          <w:b/>
          <w:bCs/>
          <w:color w:val="0D0D0D" w:themeColor="text1" w:themeTint="F2"/>
          <w:sz w:val="28"/>
          <w:szCs w:val="28"/>
        </w:rPr>
        <w:t>Answer:-</w:t>
      </w:r>
      <w:r>
        <w:rPr>
          <w:b/>
          <w:bCs/>
          <w:color w:val="0D0D0D" w:themeColor="text1" w:themeTint="F2"/>
          <w:sz w:val="28"/>
          <w:szCs w:val="28"/>
        </w:rPr>
        <w:t xml:space="preserve"> </w:t>
      </w:r>
      <w:r w:rsidR="00BD0A94">
        <w:rPr>
          <w:color w:val="0D0D0D" w:themeColor="text1" w:themeTint="F2"/>
          <w:sz w:val="24"/>
          <w:szCs w:val="24"/>
        </w:rPr>
        <w:t>T</w:t>
      </w:r>
      <w:r w:rsidRPr="00BD0A94">
        <w:rPr>
          <w:color w:val="0D0D0D" w:themeColor="text1" w:themeTint="F2"/>
          <w:sz w:val="24"/>
          <w:szCs w:val="24"/>
        </w:rPr>
        <w:t xml:space="preserve">he </w:t>
      </w:r>
      <w:proofErr w:type="spellStart"/>
      <w:r w:rsidRPr="00BD0A94">
        <w:rPr>
          <w:color w:val="0D0D0D" w:themeColor="text1" w:themeTint="F2"/>
          <w:sz w:val="24"/>
          <w:szCs w:val="24"/>
        </w:rPr>
        <w:t>maximun</w:t>
      </w:r>
      <w:proofErr w:type="spellEnd"/>
      <w:r w:rsidRPr="00BD0A94">
        <w:rPr>
          <w:color w:val="0D0D0D" w:themeColor="text1" w:themeTint="F2"/>
          <w:sz w:val="24"/>
          <w:szCs w:val="24"/>
        </w:rPr>
        <w:t xml:space="preserve"> booking value recorded in the dataset is</w:t>
      </w:r>
      <w:r w:rsidR="00BD0A94" w:rsidRPr="00BD0A94">
        <w:rPr>
          <w:color w:val="0D0D0D" w:themeColor="text1" w:themeTint="F2"/>
          <w:sz w:val="24"/>
          <w:szCs w:val="24"/>
        </w:rPr>
        <w:t xml:space="preserve"> </w:t>
      </w:r>
      <w:r w:rsidRPr="00BD0A94">
        <w:rPr>
          <w:color w:val="0D0D0D" w:themeColor="text1" w:themeTint="F2"/>
          <w:sz w:val="24"/>
          <w:szCs w:val="24"/>
        </w:rPr>
        <w:t>2000</w:t>
      </w:r>
      <w:r w:rsidR="00BD0A94" w:rsidRPr="00BD0A94">
        <w:rPr>
          <w:color w:val="0D0D0D" w:themeColor="text1" w:themeTint="F2"/>
          <w:sz w:val="24"/>
          <w:szCs w:val="24"/>
        </w:rPr>
        <w:t>.</w:t>
      </w:r>
      <w:r>
        <w:rPr>
          <w:b/>
          <w:bCs/>
          <w:color w:val="0D0D0D" w:themeColor="text1" w:themeTint="F2"/>
          <w:sz w:val="28"/>
          <w:szCs w:val="28"/>
        </w:rPr>
        <w:t xml:space="preserve"> </w:t>
      </w:r>
    </w:p>
    <w:p w14:paraId="10085365" w14:textId="7279F9A1" w:rsidR="001431DE" w:rsidRDefault="001431DE" w:rsidP="001431DE">
      <w:pPr>
        <w:spacing w:after="120"/>
        <w:rPr>
          <w:color w:val="0D0D0D" w:themeColor="text1" w:themeTint="F2"/>
          <w:sz w:val="24"/>
          <w:szCs w:val="24"/>
        </w:rPr>
      </w:pPr>
      <w:r>
        <w:rPr>
          <w:b/>
          <w:bCs/>
          <w:color w:val="0D0D0D" w:themeColor="text1" w:themeTint="F2"/>
          <w:sz w:val="28"/>
          <w:szCs w:val="28"/>
        </w:rPr>
        <w:lastRenderedPageBreak/>
        <w:t xml:space="preserve">Explanation: </w:t>
      </w:r>
      <w:r w:rsidRPr="000C5757">
        <w:rPr>
          <w:color w:val="0D0D0D" w:themeColor="text1" w:themeTint="F2"/>
          <w:sz w:val="24"/>
          <w:szCs w:val="24"/>
        </w:rPr>
        <w:t>The Booking Value column shows how much money customers paid for their rides.</w:t>
      </w:r>
      <w:r w:rsidR="000F729C">
        <w:rPr>
          <w:color w:val="0D0D0D" w:themeColor="text1" w:themeTint="F2"/>
          <w:sz w:val="24"/>
          <w:szCs w:val="24"/>
        </w:rPr>
        <w:t xml:space="preserve"> </w:t>
      </w:r>
      <w:r w:rsidRPr="000C5757">
        <w:rPr>
          <w:color w:val="0D0D0D" w:themeColor="text1" w:themeTint="F2"/>
          <w:sz w:val="24"/>
          <w:szCs w:val="24"/>
        </w:rPr>
        <w:t>Most rides cost less, but some longer or premium rides cost more.</w:t>
      </w:r>
      <w:r w:rsidRPr="000C5757">
        <w:rPr>
          <w:color w:val="0D0D0D" w:themeColor="text1" w:themeTint="F2"/>
          <w:sz w:val="24"/>
          <w:szCs w:val="24"/>
        </w:rPr>
        <w:br/>
        <w:t>The highest fare in the data is 2000 which was probably for a very long trip or a luxury cab.</w:t>
      </w:r>
    </w:p>
    <w:p w14:paraId="22FA85E4" w14:textId="77777777" w:rsidR="000F729C" w:rsidRPr="00216587" w:rsidRDefault="000F729C" w:rsidP="001431DE">
      <w:pPr>
        <w:spacing w:after="120"/>
        <w:rPr>
          <w:b/>
          <w:bCs/>
          <w:color w:val="FF1D1D"/>
          <w:sz w:val="28"/>
          <w:szCs w:val="28"/>
        </w:rPr>
      </w:pPr>
    </w:p>
    <w:p w14:paraId="19AB2A55" w14:textId="31CA976A" w:rsidR="000F729C" w:rsidRDefault="000F729C" w:rsidP="001431DE">
      <w:pPr>
        <w:spacing w:after="120"/>
        <w:rPr>
          <w:b/>
          <w:bCs/>
          <w:color w:val="FF1D1D"/>
          <w:sz w:val="28"/>
          <w:szCs w:val="28"/>
        </w:rPr>
      </w:pPr>
      <w:r w:rsidRPr="00216587">
        <w:rPr>
          <w:b/>
          <w:bCs/>
          <w:color w:val="FF1D1D"/>
          <w:sz w:val="28"/>
          <w:szCs w:val="28"/>
        </w:rPr>
        <w:t>U</w:t>
      </w:r>
      <w:r w:rsidR="006A42D9">
        <w:rPr>
          <w:b/>
          <w:bCs/>
          <w:color w:val="FF1D1D"/>
          <w:sz w:val="28"/>
          <w:szCs w:val="28"/>
        </w:rPr>
        <w:t>65</w:t>
      </w:r>
      <w:r w:rsidRPr="00216587">
        <w:rPr>
          <w:b/>
          <w:bCs/>
          <w:color w:val="FF1D1D"/>
          <w:sz w:val="28"/>
          <w:szCs w:val="28"/>
        </w:rPr>
        <w:t>]</w:t>
      </w:r>
      <w:r w:rsidR="00216587" w:rsidRPr="00216587">
        <w:rPr>
          <w:b/>
          <w:bCs/>
          <w:color w:val="FF1D1D"/>
          <w:sz w:val="28"/>
          <w:szCs w:val="28"/>
        </w:rPr>
        <w:t xml:space="preserve"> What are Q1, Q2, and Q3 of Booking Value?</w:t>
      </w:r>
    </w:p>
    <w:p w14:paraId="353944AF" w14:textId="7EC5E051" w:rsidR="00E05258" w:rsidRDefault="002811A7" w:rsidP="00E05258">
      <w:pPr>
        <w:spacing w:after="120"/>
        <w:rPr>
          <w:color w:val="0D0D0D" w:themeColor="text1" w:themeTint="F2"/>
          <w:sz w:val="24"/>
          <w:szCs w:val="24"/>
        </w:rPr>
      </w:pPr>
      <w:r w:rsidRPr="002811A7">
        <w:rPr>
          <w:b/>
          <w:bCs/>
          <w:color w:val="0D0D0D" w:themeColor="text1" w:themeTint="F2"/>
          <w:sz w:val="28"/>
          <w:szCs w:val="28"/>
        </w:rPr>
        <w:t>Answer:-</w:t>
      </w:r>
      <w:r>
        <w:rPr>
          <w:b/>
          <w:bCs/>
          <w:color w:val="0D0D0D" w:themeColor="text1" w:themeTint="F2"/>
          <w:sz w:val="28"/>
          <w:szCs w:val="28"/>
        </w:rPr>
        <w:t xml:space="preserve"> </w:t>
      </w:r>
      <w:r w:rsidR="00E05258">
        <w:rPr>
          <w:color w:val="0D0D0D" w:themeColor="text1" w:themeTint="F2"/>
          <w:sz w:val="24"/>
          <w:szCs w:val="24"/>
        </w:rPr>
        <w:t>T</w:t>
      </w:r>
      <w:r w:rsidRPr="00E05258">
        <w:rPr>
          <w:color w:val="0D0D0D" w:themeColor="text1" w:themeTint="F2"/>
          <w:sz w:val="24"/>
          <w:szCs w:val="24"/>
        </w:rPr>
        <w:t xml:space="preserve">he Q1 is </w:t>
      </w:r>
      <w:r w:rsidR="008B7E2C" w:rsidRPr="00E05258">
        <w:rPr>
          <w:color w:val="0D0D0D" w:themeColor="text1" w:themeTint="F2"/>
          <w:sz w:val="24"/>
          <w:szCs w:val="24"/>
        </w:rPr>
        <w:t>532.9425,</w:t>
      </w:r>
      <w:r w:rsidR="00B45401">
        <w:rPr>
          <w:color w:val="0D0D0D" w:themeColor="text1" w:themeTint="F2"/>
          <w:sz w:val="24"/>
          <w:szCs w:val="24"/>
        </w:rPr>
        <w:t xml:space="preserve"> </w:t>
      </w:r>
      <w:r w:rsidR="008B7E2C" w:rsidRPr="00E05258">
        <w:rPr>
          <w:color w:val="0D0D0D" w:themeColor="text1" w:themeTint="F2"/>
          <w:sz w:val="24"/>
          <w:szCs w:val="24"/>
        </w:rPr>
        <w:t xml:space="preserve">Q2 is 1023.3500 and Q3 is </w:t>
      </w:r>
      <w:r w:rsidR="00E05258" w:rsidRPr="00E05258">
        <w:rPr>
          <w:color w:val="0D0D0D" w:themeColor="text1" w:themeTint="F2"/>
          <w:sz w:val="24"/>
          <w:szCs w:val="24"/>
        </w:rPr>
        <w:t>1514.6775</w:t>
      </w:r>
    </w:p>
    <w:p w14:paraId="645A3477" w14:textId="3BFE6E53" w:rsidR="00C93AC3" w:rsidRPr="005B76E0" w:rsidRDefault="00E05258" w:rsidP="00C93AC3">
      <w:pPr>
        <w:spacing w:after="120"/>
        <w:rPr>
          <w:color w:val="0D0D0D" w:themeColor="text1" w:themeTint="F2"/>
          <w:sz w:val="24"/>
          <w:szCs w:val="24"/>
        </w:rPr>
      </w:pPr>
      <w:r w:rsidRPr="00E05258">
        <w:rPr>
          <w:b/>
          <w:bCs/>
          <w:color w:val="0D0D0D" w:themeColor="text1" w:themeTint="F2"/>
          <w:sz w:val="28"/>
          <w:szCs w:val="28"/>
        </w:rPr>
        <w:t xml:space="preserve">Explanation: </w:t>
      </w:r>
      <w:r w:rsidR="00C93AC3" w:rsidRPr="00C93AC3">
        <w:rPr>
          <w:b/>
          <w:bCs/>
          <w:color w:val="0D0D0D" w:themeColor="text1" w:themeTint="F2"/>
          <w:sz w:val="28"/>
          <w:szCs w:val="28"/>
        </w:rPr>
        <w:t xml:space="preserve"> </w:t>
      </w:r>
      <w:r w:rsidR="00C93AC3" w:rsidRPr="005B76E0">
        <w:rPr>
          <w:color w:val="0D0D0D" w:themeColor="text1" w:themeTint="F2"/>
          <w:sz w:val="24"/>
          <w:szCs w:val="24"/>
        </w:rPr>
        <w:t>Q1: 25% of rides cost less than ₹</w:t>
      </w:r>
      <w:r w:rsidR="005B76E0" w:rsidRPr="005B76E0">
        <w:rPr>
          <w:color w:val="0D0D0D" w:themeColor="text1" w:themeTint="F2"/>
          <w:sz w:val="24"/>
          <w:szCs w:val="24"/>
        </w:rPr>
        <w:t>532</w:t>
      </w:r>
    </w:p>
    <w:p w14:paraId="59E63622" w14:textId="760C1411" w:rsidR="00C93AC3" w:rsidRPr="005B76E0" w:rsidRDefault="00C93AC3" w:rsidP="00C93AC3">
      <w:pPr>
        <w:spacing w:after="120"/>
        <w:rPr>
          <w:color w:val="0D0D0D" w:themeColor="text1" w:themeTint="F2"/>
          <w:sz w:val="24"/>
          <w:szCs w:val="24"/>
        </w:rPr>
      </w:pPr>
      <w:r w:rsidRPr="00C93AC3">
        <w:rPr>
          <w:color w:val="0D0D0D" w:themeColor="text1" w:themeTint="F2"/>
          <w:sz w:val="24"/>
          <w:szCs w:val="24"/>
        </w:rPr>
        <w:t>Q2 (Median): Half of the rides cost less than ₹</w:t>
      </w:r>
      <w:r w:rsidR="005B76E0" w:rsidRPr="005B76E0">
        <w:rPr>
          <w:color w:val="0D0D0D" w:themeColor="text1" w:themeTint="F2"/>
          <w:sz w:val="24"/>
          <w:szCs w:val="24"/>
        </w:rPr>
        <w:t>1023</w:t>
      </w:r>
      <w:r w:rsidRPr="00C93AC3">
        <w:rPr>
          <w:color w:val="0D0D0D" w:themeColor="text1" w:themeTint="F2"/>
          <w:sz w:val="24"/>
          <w:szCs w:val="24"/>
        </w:rPr>
        <w:t>, and half cost more.</w:t>
      </w:r>
    </w:p>
    <w:p w14:paraId="34A4D159" w14:textId="580EEC2B" w:rsidR="00C93AC3" w:rsidRDefault="00C93AC3" w:rsidP="00C93AC3">
      <w:pPr>
        <w:spacing w:after="120"/>
        <w:rPr>
          <w:color w:val="0D0D0D" w:themeColor="text1" w:themeTint="F2"/>
          <w:sz w:val="24"/>
          <w:szCs w:val="24"/>
        </w:rPr>
      </w:pPr>
      <w:r w:rsidRPr="00C93AC3">
        <w:rPr>
          <w:color w:val="0D0D0D" w:themeColor="text1" w:themeTint="F2"/>
          <w:sz w:val="24"/>
          <w:szCs w:val="24"/>
        </w:rPr>
        <w:t xml:space="preserve"> Q3: 75% of rides cost less than ₹</w:t>
      </w:r>
      <w:r w:rsidR="005B76E0" w:rsidRPr="005B76E0">
        <w:rPr>
          <w:color w:val="0D0D0D" w:themeColor="text1" w:themeTint="F2"/>
          <w:sz w:val="24"/>
          <w:szCs w:val="24"/>
        </w:rPr>
        <w:t>1514</w:t>
      </w:r>
      <w:r w:rsidRPr="00C93AC3">
        <w:rPr>
          <w:color w:val="0D0D0D" w:themeColor="text1" w:themeTint="F2"/>
          <w:sz w:val="24"/>
          <w:szCs w:val="24"/>
        </w:rPr>
        <w:t>.</w:t>
      </w:r>
    </w:p>
    <w:p w14:paraId="0D9FE43A" w14:textId="77777777" w:rsidR="005B76E0" w:rsidRDefault="005B76E0" w:rsidP="00C93AC3">
      <w:pPr>
        <w:spacing w:after="120"/>
        <w:rPr>
          <w:color w:val="0D0D0D" w:themeColor="text1" w:themeTint="F2"/>
          <w:sz w:val="24"/>
          <w:szCs w:val="24"/>
        </w:rPr>
      </w:pPr>
    </w:p>
    <w:p w14:paraId="7A85CE8B" w14:textId="6B2CCCDA" w:rsidR="005B76E0" w:rsidRDefault="005B76E0" w:rsidP="00C93AC3">
      <w:pPr>
        <w:spacing w:after="120"/>
        <w:rPr>
          <w:b/>
          <w:bCs/>
          <w:color w:val="FF1D1D"/>
          <w:sz w:val="28"/>
          <w:szCs w:val="28"/>
        </w:rPr>
      </w:pPr>
      <w:r w:rsidRPr="00C156EE">
        <w:rPr>
          <w:b/>
          <w:bCs/>
          <w:color w:val="FF1D1D"/>
          <w:sz w:val="28"/>
          <w:szCs w:val="28"/>
        </w:rPr>
        <w:t>U</w:t>
      </w:r>
      <w:r w:rsidR="009022A4">
        <w:rPr>
          <w:b/>
          <w:bCs/>
          <w:color w:val="FF1D1D"/>
          <w:sz w:val="28"/>
          <w:szCs w:val="28"/>
        </w:rPr>
        <w:t>66</w:t>
      </w:r>
      <w:r w:rsidR="00944581" w:rsidRPr="00C156EE">
        <w:rPr>
          <w:b/>
          <w:bCs/>
          <w:color w:val="FF1D1D"/>
          <w:sz w:val="28"/>
          <w:szCs w:val="28"/>
        </w:rPr>
        <w:t>]</w:t>
      </w:r>
      <w:r w:rsidR="00C156EE" w:rsidRPr="00C156EE">
        <w:rPr>
          <w:b/>
          <w:bCs/>
          <w:color w:val="FF1D1D"/>
          <w:sz w:val="28"/>
          <w:szCs w:val="28"/>
        </w:rPr>
        <w:t xml:space="preserve"> show the box plot of booking value in my dataset?</w:t>
      </w:r>
    </w:p>
    <w:p w14:paraId="27E8CE7A" w14:textId="78428971" w:rsidR="009022A4" w:rsidRPr="009022A4" w:rsidRDefault="009022A4" w:rsidP="009022A4">
      <w:pPr>
        <w:spacing w:after="120"/>
        <w:rPr>
          <w:b/>
          <w:bCs/>
          <w:color w:val="FF1D1D"/>
          <w:sz w:val="28"/>
          <w:szCs w:val="28"/>
        </w:rPr>
      </w:pPr>
      <w:r w:rsidRPr="009022A4">
        <w:rPr>
          <w:b/>
          <w:bCs/>
          <w:noProof/>
          <w:color w:val="FF1D1D"/>
          <w:sz w:val="28"/>
          <w:szCs w:val="28"/>
        </w:rPr>
        <w:drawing>
          <wp:inline distT="0" distB="0" distL="0" distR="0" wp14:anchorId="675C9F5F" wp14:editId="0E9B5618">
            <wp:extent cx="4754880" cy="3947160"/>
            <wp:effectExtent l="0" t="0" r="7620" b="0"/>
            <wp:docPr id="1903213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4880" cy="3947160"/>
                    </a:xfrm>
                    <a:prstGeom prst="rect">
                      <a:avLst/>
                    </a:prstGeom>
                    <a:noFill/>
                    <a:ln>
                      <a:noFill/>
                    </a:ln>
                  </pic:spPr>
                </pic:pic>
              </a:graphicData>
            </a:graphic>
          </wp:inline>
        </w:drawing>
      </w:r>
    </w:p>
    <w:p w14:paraId="0BBB3BD2" w14:textId="77777777" w:rsidR="009022A4" w:rsidRPr="00C156EE" w:rsidRDefault="009022A4" w:rsidP="00C93AC3">
      <w:pPr>
        <w:spacing w:after="120"/>
        <w:rPr>
          <w:b/>
          <w:bCs/>
          <w:color w:val="FF1D1D"/>
          <w:sz w:val="28"/>
          <w:szCs w:val="28"/>
        </w:rPr>
      </w:pPr>
    </w:p>
    <w:p w14:paraId="0B77A4CA" w14:textId="30BBAC6D" w:rsidR="00541A36" w:rsidRPr="00541A36" w:rsidRDefault="00541A36" w:rsidP="00541A36">
      <w:pPr>
        <w:spacing w:after="120"/>
        <w:rPr>
          <w:color w:val="0D0D0D" w:themeColor="text1" w:themeTint="F2"/>
          <w:sz w:val="24"/>
          <w:szCs w:val="24"/>
        </w:rPr>
      </w:pPr>
    </w:p>
    <w:p w14:paraId="1067CA8C" w14:textId="72259A11" w:rsidR="001E26E5" w:rsidRDefault="001E26E5" w:rsidP="00C93AC3">
      <w:pPr>
        <w:spacing w:after="120"/>
        <w:rPr>
          <w:color w:val="0D0D0D" w:themeColor="text1" w:themeTint="F2"/>
          <w:sz w:val="24"/>
          <w:szCs w:val="24"/>
        </w:rPr>
      </w:pPr>
    </w:p>
    <w:p w14:paraId="3303A9C3" w14:textId="3E8DFE7E" w:rsidR="001E26E5" w:rsidRPr="001E26E5" w:rsidRDefault="00165878" w:rsidP="001E26E5">
      <w:pPr>
        <w:spacing w:after="120"/>
        <w:rPr>
          <w:color w:val="0D0D0D" w:themeColor="text1" w:themeTint="F2"/>
          <w:sz w:val="24"/>
          <w:szCs w:val="24"/>
        </w:rPr>
      </w:pPr>
      <w:r w:rsidRPr="00B30B42">
        <w:rPr>
          <w:b/>
          <w:bCs/>
          <w:color w:val="0D0D0D" w:themeColor="text1" w:themeTint="F2"/>
          <w:sz w:val="28"/>
          <w:szCs w:val="28"/>
        </w:rPr>
        <w:t>Explanation:</w:t>
      </w:r>
      <w:r w:rsidR="00B30B42">
        <w:rPr>
          <w:color w:val="0D0D0D" w:themeColor="text1" w:themeTint="F2"/>
          <w:sz w:val="24"/>
          <w:szCs w:val="24"/>
        </w:rPr>
        <w:t xml:space="preserve"> </w:t>
      </w:r>
      <w:r w:rsidR="001E26E5" w:rsidRPr="001E26E5">
        <w:rPr>
          <w:color w:val="0D0D0D" w:themeColor="text1" w:themeTint="F2"/>
          <w:sz w:val="24"/>
          <w:szCs w:val="24"/>
        </w:rPr>
        <w:t>The average ride value is around 1000, which represents the typical booking cost.  Most bookings fall between 500 and 1500, showing a moderate spread.</w:t>
      </w:r>
      <w:r w:rsidR="00BB755A">
        <w:rPr>
          <w:color w:val="0D0D0D" w:themeColor="text1" w:themeTint="F2"/>
          <w:sz w:val="24"/>
          <w:szCs w:val="24"/>
        </w:rPr>
        <w:t xml:space="preserve"> </w:t>
      </w:r>
      <w:r w:rsidR="001E26E5" w:rsidRPr="001E26E5">
        <w:rPr>
          <w:color w:val="0D0D0D" w:themeColor="text1" w:themeTint="F2"/>
          <w:sz w:val="24"/>
          <w:szCs w:val="24"/>
        </w:rPr>
        <w:t>Very low-cost rides (</w:t>
      </w:r>
      <w:r w:rsidR="005744F1" w:rsidRPr="00B30B42">
        <w:rPr>
          <w:color w:val="0D0D0D" w:themeColor="text1" w:themeTint="F2"/>
          <w:sz w:val="24"/>
          <w:szCs w:val="24"/>
        </w:rPr>
        <w:t>1000)</w:t>
      </w:r>
      <w:del w:id="0" w:author="Unknown">
        <w:r w:rsidR="001E26E5" w:rsidRPr="001E26E5">
          <w:rPr>
            <w:color w:val="0D0D0D" w:themeColor="text1" w:themeTint="F2"/>
            <w:sz w:val="24"/>
            <w:szCs w:val="24"/>
          </w:rPr>
          <w:delText xml:space="preserve"> </w:delText>
        </w:r>
      </w:del>
      <w:r w:rsidRPr="00B30B42">
        <w:rPr>
          <w:color w:val="0D0D0D" w:themeColor="text1" w:themeTint="F2"/>
          <w:sz w:val="24"/>
          <w:szCs w:val="24"/>
        </w:rPr>
        <w:t>and very high cost rides</w:t>
      </w:r>
      <w:del w:id="1" w:author="Unknown">
        <w:r w:rsidR="001E26E5" w:rsidRPr="001E26E5">
          <w:rPr>
            <w:color w:val="0D0D0D" w:themeColor="text1" w:themeTint="F2"/>
            <w:sz w:val="24"/>
            <w:szCs w:val="24"/>
          </w:rPr>
          <w:delText xml:space="preserve"> </w:delText>
        </w:r>
      </w:del>
      <w:r w:rsidRPr="00B30B42">
        <w:rPr>
          <w:color w:val="0D0D0D" w:themeColor="text1" w:themeTint="F2"/>
          <w:sz w:val="24"/>
          <w:szCs w:val="24"/>
        </w:rPr>
        <w:t>(</w:t>
      </w:r>
      <w:r w:rsidR="001E26E5" w:rsidRPr="001E26E5">
        <w:rPr>
          <w:color w:val="0D0D0D" w:themeColor="text1" w:themeTint="F2"/>
          <w:sz w:val="24"/>
          <w:szCs w:val="24"/>
        </w:rPr>
        <w:t xml:space="preserve">2000) exist but are still within the normal range, not </w:t>
      </w:r>
      <w:r w:rsidR="001E26E5" w:rsidRPr="001E26E5">
        <w:rPr>
          <w:color w:val="0D0D0D" w:themeColor="text1" w:themeTint="F2"/>
          <w:sz w:val="24"/>
          <w:szCs w:val="24"/>
        </w:rPr>
        <w:lastRenderedPageBreak/>
        <w:t>outliers.</w:t>
      </w:r>
      <w:r w:rsidR="00BB755A">
        <w:rPr>
          <w:color w:val="0D0D0D" w:themeColor="text1" w:themeTint="F2"/>
          <w:sz w:val="24"/>
          <w:szCs w:val="24"/>
        </w:rPr>
        <w:t xml:space="preserve"> </w:t>
      </w:r>
      <w:r w:rsidR="001E26E5" w:rsidRPr="001E26E5">
        <w:rPr>
          <w:color w:val="0D0D0D" w:themeColor="text1" w:themeTint="F2"/>
          <w:sz w:val="24"/>
          <w:szCs w:val="24"/>
        </w:rPr>
        <w:t>Since the distribution is balanced, it suggests a consistent pricing pattern with both short and long trips included</w:t>
      </w:r>
    </w:p>
    <w:p w14:paraId="30D761BD" w14:textId="77777777" w:rsidR="001E26E5" w:rsidRDefault="001E26E5" w:rsidP="00C93AC3">
      <w:pPr>
        <w:spacing w:after="120"/>
        <w:rPr>
          <w:color w:val="0D0D0D" w:themeColor="text1" w:themeTint="F2"/>
          <w:sz w:val="24"/>
          <w:szCs w:val="24"/>
        </w:rPr>
      </w:pPr>
    </w:p>
    <w:p w14:paraId="39B00F0F" w14:textId="77777777" w:rsidR="008230C2" w:rsidRDefault="008230C2" w:rsidP="00C93AC3">
      <w:pPr>
        <w:spacing w:after="120"/>
        <w:rPr>
          <w:color w:val="0D0D0D" w:themeColor="text1" w:themeTint="F2"/>
          <w:sz w:val="24"/>
          <w:szCs w:val="24"/>
        </w:rPr>
      </w:pPr>
    </w:p>
    <w:p w14:paraId="2103CDD0" w14:textId="77777777" w:rsidR="008230C2" w:rsidRDefault="008230C2" w:rsidP="00C93AC3">
      <w:pPr>
        <w:spacing w:after="120"/>
        <w:rPr>
          <w:color w:val="0D0D0D" w:themeColor="text1" w:themeTint="F2"/>
          <w:sz w:val="24"/>
          <w:szCs w:val="24"/>
        </w:rPr>
      </w:pPr>
    </w:p>
    <w:p w14:paraId="2BE5D85D" w14:textId="77777777" w:rsidR="008230C2" w:rsidRDefault="008230C2" w:rsidP="00C93AC3">
      <w:pPr>
        <w:spacing w:after="120"/>
        <w:rPr>
          <w:color w:val="0D0D0D" w:themeColor="text1" w:themeTint="F2"/>
          <w:sz w:val="24"/>
          <w:szCs w:val="24"/>
        </w:rPr>
      </w:pPr>
    </w:p>
    <w:p w14:paraId="3D28CE5C" w14:textId="77777777" w:rsidR="008230C2" w:rsidRDefault="008230C2" w:rsidP="00C93AC3">
      <w:pPr>
        <w:spacing w:after="120"/>
        <w:rPr>
          <w:color w:val="0D0D0D" w:themeColor="text1" w:themeTint="F2"/>
          <w:sz w:val="24"/>
          <w:szCs w:val="24"/>
        </w:rPr>
      </w:pPr>
    </w:p>
    <w:p w14:paraId="3CD40B02" w14:textId="77777777" w:rsidR="008230C2" w:rsidRDefault="008230C2" w:rsidP="00C93AC3">
      <w:pPr>
        <w:spacing w:after="120"/>
        <w:rPr>
          <w:color w:val="0D0D0D" w:themeColor="text1" w:themeTint="F2"/>
          <w:sz w:val="24"/>
          <w:szCs w:val="24"/>
        </w:rPr>
      </w:pPr>
    </w:p>
    <w:p w14:paraId="5DCDBF64" w14:textId="64315002" w:rsidR="00C0169D" w:rsidRDefault="008230C2" w:rsidP="00C0169D">
      <w:pPr>
        <w:spacing w:after="120"/>
        <w:rPr>
          <w:b/>
          <w:bCs/>
          <w:color w:val="FF1D1D"/>
          <w:sz w:val="28"/>
          <w:szCs w:val="28"/>
        </w:rPr>
      </w:pPr>
      <w:r w:rsidRPr="00646C09">
        <w:rPr>
          <w:b/>
          <w:bCs/>
          <w:color w:val="FF1D1D"/>
          <w:sz w:val="28"/>
          <w:szCs w:val="28"/>
        </w:rPr>
        <w:t>U</w:t>
      </w:r>
      <w:r w:rsidR="009C0C23">
        <w:rPr>
          <w:b/>
          <w:bCs/>
          <w:color w:val="FF1D1D"/>
          <w:sz w:val="28"/>
          <w:szCs w:val="28"/>
        </w:rPr>
        <w:t>67</w:t>
      </w:r>
      <w:r w:rsidRPr="00646C09">
        <w:rPr>
          <w:b/>
          <w:bCs/>
          <w:color w:val="FF1D1D"/>
          <w:sz w:val="28"/>
          <w:szCs w:val="28"/>
        </w:rPr>
        <w:t xml:space="preserve">] </w:t>
      </w:r>
      <w:r w:rsidR="00C0169D" w:rsidRPr="00646C09">
        <w:rPr>
          <w:b/>
          <w:bCs/>
          <w:color w:val="FF1D1D"/>
          <w:sz w:val="28"/>
          <w:szCs w:val="28"/>
        </w:rPr>
        <w:t>How many payment options are there in the dataset?</w:t>
      </w:r>
    </w:p>
    <w:p w14:paraId="3646A8A7" w14:textId="2AD29213" w:rsidR="00FA719E" w:rsidRDefault="00FA719E" w:rsidP="00A907F1">
      <w:pPr>
        <w:spacing w:after="120"/>
        <w:rPr>
          <w:color w:val="0D0D0D" w:themeColor="text1" w:themeTint="F2"/>
          <w:sz w:val="24"/>
          <w:szCs w:val="24"/>
        </w:rPr>
      </w:pPr>
      <w:r w:rsidRPr="00FA719E">
        <w:rPr>
          <w:b/>
          <w:bCs/>
          <w:color w:val="0D0D0D" w:themeColor="text1" w:themeTint="F2"/>
          <w:sz w:val="28"/>
          <w:szCs w:val="28"/>
        </w:rPr>
        <w:t>Answer:-</w:t>
      </w:r>
      <w:r w:rsidRPr="00FA719E">
        <w:rPr>
          <w:rFonts w:ascii="Times New Roman" w:eastAsia="Times New Roman" w:hAnsi="Times New Roman" w:cs="Times New Roman"/>
          <w:color w:val="0D0D0D" w:themeColor="text1" w:themeTint="F2"/>
          <w:kern w:val="0"/>
          <w:sz w:val="24"/>
          <w:szCs w:val="24"/>
          <w:lang w:eastAsia="en-IN"/>
          <w14:ligatures w14:val="none"/>
        </w:rPr>
        <w:t xml:space="preserve"> </w:t>
      </w:r>
      <w:r w:rsidRPr="00FA719E">
        <w:rPr>
          <w:color w:val="0D0D0D" w:themeColor="text1" w:themeTint="F2"/>
          <w:sz w:val="24"/>
          <w:szCs w:val="24"/>
        </w:rPr>
        <w:t>There are 4 payment options:</w:t>
      </w:r>
      <w:r>
        <w:rPr>
          <w:color w:val="0D0D0D" w:themeColor="text1" w:themeTint="F2"/>
          <w:sz w:val="24"/>
          <w:szCs w:val="24"/>
        </w:rPr>
        <w:t xml:space="preserve"> </w:t>
      </w:r>
      <w:r w:rsidRPr="00FA719E">
        <w:rPr>
          <w:color w:val="0D0D0D" w:themeColor="text1" w:themeTint="F2"/>
          <w:sz w:val="24"/>
          <w:szCs w:val="24"/>
        </w:rPr>
        <w:t>Cash</w:t>
      </w:r>
      <w:r>
        <w:rPr>
          <w:color w:val="0D0D0D" w:themeColor="text1" w:themeTint="F2"/>
          <w:sz w:val="24"/>
          <w:szCs w:val="24"/>
        </w:rPr>
        <w:t>,</w:t>
      </w:r>
      <w:r w:rsidRPr="00FA719E">
        <w:rPr>
          <w:color w:val="0D0D0D" w:themeColor="text1" w:themeTint="F2"/>
          <w:sz w:val="24"/>
          <w:szCs w:val="24"/>
        </w:rPr>
        <w:t xml:space="preserve"> UPI</w:t>
      </w:r>
      <w:r w:rsidR="00A907F1">
        <w:rPr>
          <w:color w:val="0D0D0D" w:themeColor="text1" w:themeTint="F2"/>
          <w:sz w:val="24"/>
          <w:szCs w:val="24"/>
        </w:rPr>
        <w:t xml:space="preserve">,  </w:t>
      </w:r>
      <w:r w:rsidRPr="00FA719E">
        <w:rPr>
          <w:color w:val="0D0D0D" w:themeColor="text1" w:themeTint="F2"/>
          <w:sz w:val="24"/>
          <w:szCs w:val="24"/>
        </w:rPr>
        <w:t xml:space="preserve">Card </w:t>
      </w:r>
      <w:r w:rsidR="00A907F1">
        <w:rPr>
          <w:color w:val="0D0D0D" w:themeColor="text1" w:themeTint="F2"/>
          <w:sz w:val="24"/>
          <w:szCs w:val="24"/>
        </w:rPr>
        <w:t xml:space="preserve">, </w:t>
      </w:r>
      <w:r w:rsidRPr="00FA719E">
        <w:rPr>
          <w:color w:val="0D0D0D" w:themeColor="text1" w:themeTint="F2"/>
          <w:sz w:val="24"/>
          <w:szCs w:val="24"/>
        </w:rPr>
        <w:t>Wallet</w:t>
      </w:r>
    </w:p>
    <w:p w14:paraId="25ECD976" w14:textId="3D2288CE" w:rsidR="00321433" w:rsidRDefault="00A907F1" w:rsidP="00321433">
      <w:pPr>
        <w:spacing w:after="120"/>
        <w:rPr>
          <w:color w:val="0D0D0D" w:themeColor="text1" w:themeTint="F2"/>
          <w:sz w:val="24"/>
          <w:szCs w:val="24"/>
        </w:rPr>
      </w:pPr>
      <w:r w:rsidRPr="00A907F1">
        <w:rPr>
          <w:b/>
          <w:bCs/>
          <w:color w:val="0D0D0D" w:themeColor="text1" w:themeTint="F2"/>
          <w:sz w:val="28"/>
          <w:szCs w:val="28"/>
        </w:rPr>
        <w:t>Explanation:</w:t>
      </w:r>
      <w:r w:rsidR="00AF5033" w:rsidRPr="00321433">
        <w:rPr>
          <w:color w:val="0D0D0D" w:themeColor="text1" w:themeTint="F2"/>
          <w:sz w:val="24"/>
          <w:szCs w:val="24"/>
        </w:rPr>
        <w:t xml:space="preserve"> there are 4 payment option for the customer</w:t>
      </w:r>
      <w:r w:rsidR="00321433" w:rsidRPr="00321433">
        <w:rPr>
          <w:rFonts w:ascii="Times New Roman" w:eastAsia="Times New Roman" w:hAnsi="Symbol" w:cs="Times New Roman"/>
          <w:kern w:val="0"/>
          <w:sz w:val="24"/>
          <w:szCs w:val="24"/>
          <w:lang w:eastAsia="en-IN"/>
          <w14:ligatures w14:val="none"/>
        </w:rPr>
        <w:t xml:space="preserve"> </w:t>
      </w:r>
      <w:r w:rsidR="00321433" w:rsidRPr="00321433">
        <w:rPr>
          <w:color w:val="0D0D0D" w:themeColor="text1" w:themeTint="F2"/>
          <w:sz w:val="24"/>
          <w:szCs w:val="24"/>
        </w:rPr>
        <w:t>.If a customer has Cash, they can pay with Cash.</w:t>
      </w:r>
      <w:r w:rsidR="00721C1E">
        <w:rPr>
          <w:color w:val="0D0D0D" w:themeColor="text1" w:themeTint="F2"/>
          <w:sz w:val="24"/>
          <w:szCs w:val="24"/>
        </w:rPr>
        <w:t xml:space="preserve"> </w:t>
      </w:r>
      <w:r w:rsidR="00321433" w:rsidRPr="00321433">
        <w:rPr>
          <w:color w:val="0D0D0D" w:themeColor="text1" w:themeTint="F2"/>
          <w:sz w:val="24"/>
          <w:szCs w:val="24"/>
        </w:rPr>
        <w:t>If not, they can use UPI. If they don’t have Cash or UPI, they can pay by Card.</w:t>
      </w:r>
      <w:r w:rsidR="00721C1E">
        <w:rPr>
          <w:color w:val="0D0D0D" w:themeColor="text1" w:themeTint="F2"/>
          <w:sz w:val="24"/>
          <w:szCs w:val="24"/>
        </w:rPr>
        <w:t xml:space="preserve"> </w:t>
      </w:r>
      <w:r w:rsidR="00321433" w:rsidRPr="00321433">
        <w:rPr>
          <w:color w:val="0D0D0D" w:themeColor="text1" w:themeTint="F2"/>
          <w:sz w:val="24"/>
          <w:szCs w:val="24"/>
        </w:rPr>
        <w:t>Otherwise, they can use their Wallet balance</w:t>
      </w:r>
      <w:r w:rsidR="00721C1E">
        <w:rPr>
          <w:color w:val="0D0D0D" w:themeColor="text1" w:themeTint="F2"/>
          <w:sz w:val="24"/>
          <w:szCs w:val="24"/>
        </w:rPr>
        <w:t>.</w:t>
      </w:r>
    </w:p>
    <w:p w14:paraId="6E72D7CB" w14:textId="77777777" w:rsidR="00721C1E" w:rsidRDefault="00721C1E" w:rsidP="00321433">
      <w:pPr>
        <w:spacing w:after="120"/>
        <w:rPr>
          <w:color w:val="0D0D0D" w:themeColor="text1" w:themeTint="F2"/>
          <w:sz w:val="24"/>
          <w:szCs w:val="24"/>
        </w:rPr>
      </w:pPr>
    </w:p>
    <w:p w14:paraId="46DABD08" w14:textId="3CCAE239" w:rsidR="00A907F1" w:rsidRDefault="00721C1E" w:rsidP="00A907F1">
      <w:pPr>
        <w:spacing w:after="120"/>
        <w:rPr>
          <w:b/>
          <w:bCs/>
          <w:color w:val="FF1D1D"/>
          <w:sz w:val="28"/>
          <w:szCs w:val="28"/>
        </w:rPr>
      </w:pPr>
      <w:r w:rsidRPr="00396A0D">
        <w:rPr>
          <w:b/>
          <w:bCs/>
          <w:color w:val="FF1D1D"/>
          <w:sz w:val="28"/>
          <w:szCs w:val="28"/>
        </w:rPr>
        <w:t>U</w:t>
      </w:r>
      <w:r w:rsidR="009C0C23">
        <w:rPr>
          <w:b/>
          <w:bCs/>
          <w:color w:val="FF1D1D"/>
          <w:sz w:val="28"/>
          <w:szCs w:val="28"/>
        </w:rPr>
        <w:t>68</w:t>
      </w:r>
      <w:r w:rsidRPr="00396A0D">
        <w:rPr>
          <w:b/>
          <w:bCs/>
          <w:color w:val="FF1D1D"/>
          <w:sz w:val="28"/>
          <w:szCs w:val="28"/>
        </w:rPr>
        <w:t>]</w:t>
      </w:r>
      <w:r w:rsidR="00396A0D" w:rsidRPr="00396A0D">
        <w:rPr>
          <w:b/>
          <w:bCs/>
          <w:color w:val="FF1D1D"/>
          <w:sz w:val="28"/>
          <w:szCs w:val="28"/>
        </w:rPr>
        <w:t xml:space="preserve"> What is the most used payment option in the dataset?</w:t>
      </w:r>
    </w:p>
    <w:p w14:paraId="56DF2627" w14:textId="419D723F" w:rsidR="004D7E3D" w:rsidRDefault="004D7E3D" w:rsidP="00A907F1">
      <w:pPr>
        <w:spacing w:after="120"/>
        <w:rPr>
          <w:color w:val="0D0D0D" w:themeColor="text1" w:themeTint="F2"/>
          <w:sz w:val="24"/>
          <w:szCs w:val="24"/>
        </w:rPr>
      </w:pPr>
      <w:r w:rsidRPr="004D7E3D">
        <w:rPr>
          <w:b/>
          <w:bCs/>
          <w:color w:val="0D0D0D" w:themeColor="text1" w:themeTint="F2"/>
          <w:sz w:val="28"/>
          <w:szCs w:val="28"/>
        </w:rPr>
        <w:t>Answer:-</w:t>
      </w:r>
      <w:r w:rsidRPr="004D7E3D">
        <w:rPr>
          <w:color w:val="0D0D0D" w:themeColor="text1" w:themeTint="F2"/>
        </w:rPr>
        <w:t xml:space="preserve"> </w:t>
      </w:r>
      <w:r w:rsidRPr="004D7E3D">
        <w:rPr>
          <w:color w:val="0D0D0D" w:themeColor="text1" w:themeTint="F2"/>
          <w:sz w:val="24"/>
          <w:szCs w:val="24"/>
        </w:rPr>
        <w:t>The most used payment option is Cash</w:t>
      </w:r>
      <w:r w:rsidR="007E2673">
        <w:rPr>
          <w:color w:val="0D0D0D" w:themeColor="text1" w:themeTint="F2"/>
          <w:sz w:val="24"/>
          <w:szCs w:val="24"/>
        </w:rPr>
        <w:t>.</w:t>
      </w:r>
    </w:p>
    <w:p w14:paraId="49176B99" w14:textId="545BC76C" w:rsidR="00A2699D" w:rsidRDefault="004D7E3D" w:rsidP="00A2699D">
      <w:pPr>
        <w:spacing w:after="120"/>
        <w:rPr>
          <w:b/>
          <w:bCs/>
          <w:color w:val="0D0D0D" w:themeColor="text1" w:themeTint="F2"/>
          <w:sz w:val="28"/>
          <w:szCs w:val="28"/>
        </w:rPr>
      </w:pPr>
      <w:r w:rsidRPr="004D7E3D">
        <w:rPr>
          <w:b/>
          <w:bCs/>
          <w:color w:val="0D0D0D" w:themeColor="text1" w:themeTint="F2"/>
          <w:sz w:val="28"/>
          <w:szCs w:val="28"/>
        </w:rPr>
        <w:t>Explanation:</w:t>
      </w:r>
      <w:r w:rsidR="00A2699D" w:rsidRPr="00A2699D">
        <w:rPr>
          <w:rFonts w:ascii="Times New Roman" w:eastAsia="Times New Roman" w:hAnsi="Times New Roman" w:cs="Times New Roman"/>
          <w:kern w:val="0"/>
          <w:sz w:val="24"/>
          <w:szCs w:val="24"/>
          <w:lang w:eastAsia="en-IN"/>
          <w14:ligatures w14:val="none"/>
        </w:rPr>
        <w:t xml:space="preserve"> </w:t>
      </w:r>
      <w:r w:rsidR="00A2699D" w:rsidRPr="00A2699D">
        <w:rPr>
          <w:color w:val="0D0D0D" w:themeColor="text1" w:themeTint="F2"/>
          <w:sz w:val="24"/>
          <w:szCs w:val="24"/>
        </w:rPr>
        <w:t>Customers have 4 choices: Cash, UPI, Card, Wallet.</w:t>
      </w:r>
      <w:r w:rsidR="00A2699D">
        <w:rPr>
          <w:color w:val="0D0D0D" w:themeColor="text1" w:themeTint="F2"/>
          <w:sz w:val="24"/>
          <w:szCs w:val="24"/>
        </w:rPr>
        <w:t xml:space="preserve"> </w:t>
      </w:r>
      <w:r w:rsidR="00A2699D" w:rsidRPr="00A2699D">
        <w:rPr>
          <w:color w:val="0D0D0D" w:themeColor="text1" w:themeTint="F2"/>
          <w:sz w:val="24"/>
          <w:szCs w:val="24"/>
        </w:rPr>
        <w:t>By counting the number of times each method was used, Cash comes out on top. This means most customers prefer paying directly with cash after the ride</w:t>
      </w:r>
      <w:r w:rsidR="00A2699D">
        <w:rPr>
          <w:b/>
          <w:bCs/>
          <w:color w:val="0D0D0D" w:themeColor="text1" w:themeTint="F2"/>
          <w:sz w:val="28"/>
          <w:szCs w:val="28"/>
        </w:rPr>
        <w:t>.</w:t>
      </w:r>
    </w:p>
    <w:p w14:paraId="26B1C397" w14:textId="77777777" w:rsidR="00625214" w:rsidRDefault="00625214" w:rsidP="00A2699D">
      <w:pPr>
        <w:spacing w:after="120"/>
        <w:rPr>
          <w:b/>
          <w:bCs/>
          <w:color w:val="0D0D0D" w:themeColor="text1" w:themeTint="F2"/>
          <w:sz w:val="28"/>
          <w:szCs w:val="28"/>
        </w:rPr>
      </w:pPr>
    </w:p>
    <w:p w14:paraId="550C3E37" w14:textId="5CC52674" w:rsidR="00625214" w:rsidRPr="00532EAA" w:rsidRDefault="00625214" w:rsidP="00A2699D">
      <w:pPr>
        <w:spacing w:after="120"/>
        <w:rPr>
          <w:b/>
          <w:bCs/>
          <w:color w:val="FF1D1D"/>
          <w:sz w:val="28"/>
          <w:szCs w:val="28"/>
        </w:rPr>
      </w:pPr>
      <w:r w:rsidRPr="00532EAA">
        <w:rPr>
          <w:b/>
          <w:bCs/>
          <w:color w:val="FF1D1D"/>
          <w:sz w:val="28"/>
          <w:szCs w:val="28"/>
        </w:rPr>
        <w:t>69] Which payment method is used least frequently?</w:t>
      </w:r>
    </w:p>
    <w:p w14:paraId="7340FE02" w14:textId="7F1D1642" w:rsidR="007F7F2E" w:rsidRPr="007F7F2E" w:rsidRDefault="007F7F2E" w:rsidP="007F7F2E">
      <w:pPr>
        <w:spacing w:after="120"/>
        <w:rPr>
          <w:b/>
          <w:bCs/>
          <w:color w:val="0D0D0D" w:themeColor="text1" w:themeTint="F2"/>
          <w:sz w:val="28"/>
          <w:szCs w:val="28"/>
        </w:rPr>
      </w:pPr>
      <w:r w:rsidRPr="007F7F2E">
        <w:rPr>
          <w:b/>
          <w:bCs/>
          <w:color w:val="0D0D0D" w:themeColor="text1" w:themeTint="F2"/>
          <w:sz w:val="28"/>
          <w:szCs w:val="28"/>
        </w:rPr>
        <w:t xml:space="preserve">Answer </w:t>
      </w:r>
      <w:r>
        <w:rPr>
          <w:b/>
          <w:bCs/>
          <w:color w:val="0D0D0D" w:themeColor="text1" w:themeTint="F2"/>
          <w:sz w:val="28"/>
          <w:szCs w:val="28"/>
        </w:rPr>
        <w:t xml:space="preserve">:- </w:t>
      </w:r>
      <w:r w:rsidRPr="00532EAA">
        <w:rPr>
          <w:color w:val="0D0D0D" w:themeColor="text1" w:themeTint="F2"/>
          <w:sz w:val="24"/>
          <w:szCs w:val="24"/>
        </w:rPr>
        <w:t>The least used payment method is Wallet.</w:t>
      </w:r>
    </w:p>
    <w:p w14:paraId="4C29CED9" w14:textId="77777777" w:rsidR="007F7F2E" w:rsidRDefault="007F7F2E" w:rsidP="00A2699D">
      <w:pPr>
        <w:spacing w:after="120"/>
        <w:rPr>
          <w:b/>
          <w:bCs/>
          <w:color w:val="0D0D0D" w:themeColor="text1" w:themeTint="F2"/>
          <w:sz w:val="28"/>
          <w:szCs w:val="28"/>
        </w:rPr>
      </w:pPr>
    </w:p>
    <w:p w14:paraId="3019303C" w14:textId="30CD62BB" w:rsidR="00625214" w:rsidRPr="00532EAA" w:rsidRDefault="00792D74" w:rsidP="00A2699D">
      <w:pPr>
        <w:spacing w:after="120"/>
        <w:rPr>
          <w:color w:val="0D0D0D" w:themeColor="text1" w:themeTint="F2"/>
          <w:sz w:val="24"/>
          <w:szCs w:val="24"/>
        </w:rPr>
      </w:pPr>
      <w:r>
        <w:rPr>
          <w:b/>
          <w:bCs/>
          <w:color w:val="0D0D0D" w:themeColor="text1" w:themeTint="F2"/>
          <w:sz w:val="28"/>
          <w:szCs w:val="28"/>
        </w:rPr>
        <w:t xml:space="preserve">Explanation: </w:t>
      </w:r>
      <w:r w:rsidR="003C2EAB" w:rsidRPr="00532EAA">
        <w:rPr>
          <w:color w:val="0D0D0D" w:themeColor="text1" w:themeTint="F2"/>
          <w:sz w:val="24"/>
          <w:szCs w:val="24"/>
        </w:rPr>
        <w:t>The Wallet payment method was used the least.</w:t>
      </w:r>
      <w:r w:rsidR="003C2EAB" w:rsidRPr="00532EAA">
        <w:rPr>
          <w:color w:val="0D0D0D" w:themeColor="text1" w:themeTint="F2"/>
          <w:sz w:val="24"/>
          <w:szCs w:val="24"/>
        </w:rPr>
        <w:br/>
        <w:t>This shows that customers mostly prefer UPI, Card, or Cash instead of Walle</w:t>
      </w:r>
      <w:r w:rsidR="002D01BA" w:rsidRPr="00532EAA">
        <w:rPr>
          <w:color w:val="0D0D0D" w:themeColor="text1" w:themeTint="F2"/>
          <w:sz w:val="24"/>
          <w:szCs w:val="24"/>
        </w:rPr>
        <w:t>t.</w:t>
      </w:r>
    </w:p>
    <w:p w14:paraId="1846CECC" w14:textId="77777777" w:rsidR="002D01BA" w:rsidRPr="00532EAA" w:rsidRDefault="002D01BA" w:rsidP="00A2699D">
      <w:pPr>
        <w:spacing w:after="120"/>
        <w:rPr>
          <w:color w:val="0D0D0D" w:themeColor="text1" w:themeTint="F2"/>
          <w:sz w:val="24"/>
          <w:szCs w:val="24"/>
        </w:rPr>
      </w:pPr>
    </w:p>
    <w:p w14:paraId="37376A2F" w14:textId="262C70B1" w:rsidR="00A2699D" w:rsidRDefault="00A2699D" w:rsidP="00A2699D">
      <w:pPr>
        <w:spacing w:after="120"/>
        <w:rPr>
          <w:b/>
          <w:bCs/>
          <w:color w:val="FF1D1D"/>
          <w:sz w:val="28"/>
          <w:szCs w:val="28"/>
        </w:rPr>
      </w:pPr>
      <w:r w:rsidRPr="00BA12AD">
        <w:rPr>
          <w:b/>
          <w:bCs/>
          <w:color w:val="FF1D1D"/>
          <w:sz w:val="28"/>
          <w:szCs w:val="28"/>
        </w:rPr>
        <w:t>U</w:t>
      </w:r>
      <w:r w:rsidR="00FA5EA1">
        <w:rPr>
          <w:b/>
          <w:bCs/>
          <w:color w:val="FF1D1D"/>
          <w:sz w:val="28"/>
          <w:szCs w:val="28"/>
        </w:rPr>
        <w:t>70</w:t>
      </w:r>
      <w:r w:rsidRPr="00BA12AD">
        <w:rPr>
          <w:b/>
          <w:bCs/>
          <w:color w:val="FF1D1D"/>
          <w:sz w:val="28"/>
          <w:szCs w:val="28"/>
        </w:rPr>
        <w:t xml:space="preserve">] </w:t>
      </w:r>
      <w:r w:rsidR="00BA12AD" w:rsidRPr="00BA12AD">
        <w:rPr>
          <w:b/>
          <w:bCs/>
          <w:color w:val="FF1D1D"/>
          <w:sz w:val="28"/>
          <w:szCs w:val="28"/>
        </w:rPr>
        <w:t>What is the average ride distance in the dataset?</w:t>
      </w:r>
    </w:p>
    <w:p w14:paraId="6B26BFDC" w14:textId="376EED93" w:rsidR="006A27FE" w:rsidRDefault="00AC6AC0" w:rsidP="006A27FE">
      <w:pPr>
        <w:spacing w:after="120"/>
        <w:rPr>
          <w:b/>
          <w:bCs/>
          <w:color w:val="0D0D0D" w:themeColor="text1" w:themeTint="F2"/>
          <w:sz w:val="28"/>
          <w:szCs w:val="28"/>
        </w:rPr>
      </w:pPr>
      <w:r w:rsidRPr="006A27FE">
        <w:rPr>
          <w:b/>
          <w:bCs/>
          <w:color w:val="0D0D0D" w:themeColor="text1" w:themeTint="F2"/>
          <w:sz w:val="28"/>
          <w:szCs w:val="28"/>
        </w:rPr>
        <w:t>Answer:-</w:t>
      </w:r>
      <w:r w:rsidRPr="006A27FE">
        <w:rPr>
          <w:color w:val="0D0D0D" w:themeColor="text1" w:themeTint="F2"/>
        </w:rPr>
        <w:t xml:space="preserve"> </w:t>
      </w:r>
      <w:r w:rsidRPr="006A27FE">
        <w:rPr>
          <w:color w:val="0D0D0D" w:themeColor="text1" w:themeTint="F2"/>
          <w:sz w:val="24"/>
          <w:szCs w:val="24"/>
        </w:rPr>
        <w:t>The average ride distance is</w:t>
      </w:r>
      <w:r w:rsidR="006A27FE" w:rsidRPr="006A27FE">
        <w:rPr>
          <w:rFonts w:ascii="Consolas" w:eastAsia="Times New Roman" w:hAnsi="Consolas" w:cs="Courier New"/>
          <w:color w:val="0D0D0D" w:themeColor="text1" w:themeTint="F2"/>
          <w:kern w:val="0"/>
          <w:sz w:val="24"/>
          <w:szCs w:val="24"/>
          <w:lang w:eastAsia="en-IN"/>
          <w14:ligatures w14:val="none"/>
        </w:rPr>
        <w:t xml:space="preserve"> </w:t>
      </w:r>
      <w:r w:rsidR="006A27FE" w:rsidRPr="006A27FE">
        <w:rPr>
          <w:color w:val="0D0D0D" w:themeColor="text1" w:themeTint="F2"/>
          <w:sz w:val="24"/>
          <w:szCs w:val="24"/>
        </w:rPr>
        <w:t>25.44</w:t>
      </w:r>
      <w:r w:rsidR="006A27FE" w:rsidRPr="006A27FE">
        <w:rPr>
          <w:b/>
          <w:bCs/>
          <w:color w:val="0D0D0D" w:themeColor="text1" w:themeTint="F2"/>
          <w:sz w:val="28"/>
          <w:szCs w:val="28"/>
        </w:rPr>
        <w:t xml:space="preserve"> </w:t>
      </w:r>
    </w:p>
    <w:p w14:paraId="562447C0" w14:textId="4C9721FA" w:rsidR="0066335C" w:rsidRDefault="006A27FE" w:rsidP="0066335C">
      <w:pPr>
        <w:spacing w:after="120"/>
        <w:rPr>
          <w:color w:val="0D0D0D" w:themeColor="text1" w:themeTint="F2"/>
          <w:sz w:val="24"/>
          <w:szCs w:val="24"/>
        </w:rPr>
      </w:pPr>
      <w:r>
        <w:rPr>
          <w:b/>
          <w:bCs/>
          <w:color w:val="0D0D0D" w:themeColor="text1" w:themeTint="F2"/>
          <w:sz w:val="28"/>
          <w:szCs w:val="28"/>
        </w:rPr>
        <w:t>Explanation:</w:t>
      </w:r>
      <w:r w:rsidR="0066335C" w:rsidRPr="0066335C">
        <w:rPr>
          <w:rFonts w:ascii="Times New Roman" w:eastAsia="Times New Roman" w:hAnsi="Symbol" w:cs="Times New Roman"/>
          <w:kern w:val="0"/>
          <w:sz w:val="24"/>
          <w:szCs w:val="24"/>
          <w:lang w:eastAsia="en-IN"/>
          <w14:ligatures w14:val="none"/>
        </w:rPr>
        <w:t xml:space="preserve"> </w:t>
      </w:r>
      <w:r w:rsidR="0066335C" w:rsidRPr="0066335C">
        <w:rPr>
          <w:b/>
          <w:bCs/>
          <w:color w:val="0D0D0D" w:themeColor="text1" w:themeTint="F2"/>
          <w:sz w:val="28"/>
          <w:szCs w:val="28"/>
        </w:rPr>
        <w:t xml:space="preserve"> </w:t>
      </w:r>
      <w:r w:rsidR="0066335C" w:rsidRPr="0066335C">
        <w:rPr>
          <w:color w:val="0D0D0D" w:themeColor="text1" w:themeTint="F2"/>
          <w:sz w:val="24"/>
          <w:szCs w:val="24"/>
        </w:rPr>
        <w:t>The column Ride Distance tells us how far each trip was. By calculating the mean, we find that on average, customers usually travel about 14 km per ride.</w:t>
      </w:r>
      <w:r w:rsidR="0066335C">
        <w:rPr>
          <w:color w:val="0D0D0D" w:themeColor="text1" w:themeTint="F2"/>
          <w:sz w:val="24"/>
          <w:szCs w:val="24"/>
        </w:rPr>
        <w:t xml:space="preserve"> </w:t>
      </w:r>
      <w:r w:rsidR="0066335C" w:rsidRPr="0066335C">
        <w:rPr>
          <w:color w:val="0D0D0D" w:themeColor="text1" w:themeTint="F2"/>
          <w:sz w:val="24"/>
          <w:szCs w:val="24"/>
        </w:rPr>
        <w:t>Some rides are short trips (2–3 km), while others are long trips (20+ km), but most fall near the average</w:t>
      </w:r>
      <w:r w:rsidR="002C5F3F">
        <w:rPr>
          <w:color w:val="0D0D0D" w:themeColor="text1" w:themeTint="F2"/>
          <w:sz w:val="24"/>
          <w:szCs w:val="24"/>
        </w:rPr>
        <w:t>.</w:t>
      </w:r>
    </w:p>
    <w:p w14:paraId="7160F085" w14:textId="77777777" w:rsidR="00D8523F" w:rsidRPr="00532EAA" w:rsidRDefault="00D8523F" w:rsidP="0066335C">
      <w:pPr>
        <w:spacing w:after="120"/>
        <w:rPr>
          <w:b/>
          <w:bCs/>
          <w:color w:val="FF1D1D"/>
          <w:sz w:val="28"/>
          <w:szCs w:val="28"/>
        </w:rPr>
      </w:pPr>
    </w:p>
    <w:p w14:paraId="474515BC" w14:textId="2EF811DB" w:rsidR="002C5F3F" w:rsidRPr="00532EAA" w:rsidRDefault="00D8523F" w:rsidP="0066335C">
      <w:pPr>
        <w:spacing w:after="120"/>
        <w:rPr>
          <w:b/>
          <w:bCs/>
          <w:color w:val="FF1D1D"/>
          <w:sz w:val="28"/>
          <w:szCs w:val="28"/>
        </w:rPr>
      </w:pPr>
      <w:r w:rsidRPr="00532EAA">
        <w:rPr>
          <w:b/>
          <w:bCs/>
          <w:color w:val="FF1D1D"/>
          <w:sz w:val="28"/>
          <w:szCs w:val="28"/>
        </w:rPr>
        <w:lastRenderedPageBreak/>
        <w:t>U71] What is the median ride distance?</w:t>
      </w:r>
    </w:p>
    <w:p w14:paraId="3D0EDF75" w14:textId="16FD403B" w:rsidR="002C5F3F" w:rsidRPr="002C5F3F" w:rsidRDefault="002C5F3F" w:rsidP="002C5F3F">
      <w:pPr>
        <w:spacing w:after="120"/>
        <w:rPr>
          <w:color w:val="0D0D0D" w:themeColor="text1" w:themeTint="F2"/>
          <w:sz w:val="24"/>
          <w:szCs w:val="24"/>
        </w:rPr>
      </w:pPr>
      <w:r w:rsidRPr="00532EAA">
        <w:rPr>
          <w:b/>
          <w:bCs/>
          <w:color w:val="000000" w:themeColor="text1"/>
          <w:sz w:val="28"/>
          <w:szCs w:val="28"/>
        </w:rPr>
        <w:t>Answer:</w:t>
      </w:r>
      <w:r w:rsidRPr="002C5F3F">
        <w:rPr>
          <w:color w:val="0D0D0D" w:themeColor="text1" w:themeTint="F2"/>
          <w:sz w:val="24"/>
          <w:szCs w:val="24"/>
        </w:rPr>
        <w:br/>
        <w:t xml:space="preserve">The </w:t>
      </w:r>
      <w:r w:rsidRPr="00280A57">
        <w:rPr>
          <w:color w:val="0D0D0D" w:themeColor="text1" w:themeTint="F2"/>
          <w:sz w:val="24"/>
          <w:szCs w:val="24"/>
        </w:rPr>
        <w:t>median ride distance</w:t>
      </w:r>
      <w:r w:rsidRPr="002C5F3F">
        <w:rPr>
          <w:color w:val="0D0D0D" w:themeColor="text1" w:themeTint="F2"/>
          <w:sz w:val="24"/>
          <w:szCs w:val="24"/>
        </w:rPr>
        <w:t xml:space="preserve"> is </w:t>
      </w:r>
      <w:r w:rsidRPr="00280A57">
        <w:rPr>
          <w:color w:val="0D0D0D" w:themeColor="text1" w:themeTint="F2"/>
          <w:sz w:val="24"/>
          <w:szCs w:val="24"/>
        </w:rPr>
        <w:t>25.</w:t>
      </w:r>
      <w:r w:rsidR="00CB3A78" w:rsidRPr="00280A57">
        <w:rPr>
          <w:color w:val="0D0D0D" w:themeColor="text1" w:themeTint="F2"/>
          <w:sz w:val="24"/>
          <w:szCs w:val="24"/>
        </w:rPr>
        <w:t>46</w:t>
      </w:r>
      <w:r w:rsidRPr="00280A57">
        <w:rPr>
          <w:color w:val="0D0D0D" w:themeColor="text1" w:themeTint="F2"/>
          <w:sz w:val="24"/>
          <w:szCs w:val="24"/>
        </w:rPr>
        <w:t xml:space="preserve"> km</w:t>
      </w:r>
      <w:r w:rsidRPr="002C5F3F">
        <w:rPr>
          <w:color w:val="0D0D0D" w:themeColor="text1" w:themeTint="F2"/>
          <w:sz w:val="24"/>
          <w:szCs w:val="24"/>
        </w:rPr>
        <w:t>.</w:t>
      </w:r>
    </w:p>
    <w:p w14:paraId="7E9F5F0C" w14:textId="77777777" w:rsidR="002C5F3F" w:rsidRPr="002C5F3F" w:rsidRDefault="00000000" w:rsidP="002C5F3F">
      <w:pPr>
        <w:spacing w:after="120"/>
        <w:rPr>
          <w:color w:val="0D0D0D" w:themeColor="text1" w:themeTint="F2"/>
          <w:sz w:val="24"/>
          <w:szCs w:val="24"/>
        </w:rPr>
      </w:pPr>
      <w:r>
        <w:rPr>
          <w:color w:val="0D0D0D" w:themeColor="text1" w:themeTint="F2"/>
          <w:sz w:val="24"/>
          <w:szCs w:val="24"/>
        </w:rPr>
        <w:pict w14:anchorId="63BF4D8C">
          <v:rect id="_x0000_i1025" style="width:0;height:1.5pt" o:hralign="center" o:hrstd="t" o:hr="t" fillcolor="#a0a0a0" stroked="f"/>
        </w:pict>
      </w:r>
    </w:p>
    <w:p w14:paraId="430E3D81" w14:textId="23BFCED4" w:rsidR="002C5F3F" w:rsidRDefault="002C5F3F" w:rsidP="002C5F3F">
      <w:pPr>
        <w:spacing w:after="120"/>
        <w:rPr>
          <w:color w:val="0D0D0D" w:themeColor="text1" w:themeTint="F2"/>
          <w:sz w:val="24"/>
          <w:szCs w:val="24"/>
        </w:rPr>
      </w:pPr>
      <w:r w:rsidRPr="00280A57">
        <w:rPr>
          <w:b/>
          <w:bCs/>
          <w:color w:val="0D0D0D" w:themeColor="text1" w:themeTint="F2"/>
          <w:sz w:val="28"/>
          <w:szCs w:val="28"/>
        </w:rPr>
        <w:t>Explanation</w:t>
      </w:r>
      <w:r w:rsidRPr="00280A57">
        <w:rPr>
          <w:color w:val="0D0D0D" w:themeColor="text1" w:themeTint="F2"/>
          <w:sz w:val="24"/>
          <w:szCs w:val="24"/>
        </w:rPr>
        <w:t>:</w:t>
      </w:r>
      <w:r w:rsidRPr="002C5F3F">
        <w:rPr>
          <w:color w:val="0D0D0D" w:themeColor="text1" w:themeTint="F2"/>
          <w:sz w:val="24"/>
          <w:szCs w:val="24"/>
        </w:rPr>
        <w:br/>
        <w:t>The median means the middle value when all ride distances are arranged from smallest to biggest.</w:t>
      </w:r>
      <w:r w:rsidRPr="002C5F3F">
        <w:rPr>
          <w:color w:val="0D0D0D" w:themeColor="text1" w:themeTint="F2"/>
          <w:sz w:val="24"/>
          <w:szCs w:val="24"/>
        </w:rPr>
        <w:br/>
        <w:t xml:space="preserve">So, half of the rides are </w:t>
      </w:r>
      <w:r w:rsidRPr="00280A57">
        <w:rPr>
          <w:color w:val="0D0D0D" w:themeColor="text1" w:themeTint="F2"/>
          <w:sz w:val="24"/>
          <w:szCs w:val="24"/>
        </w:rPr>
        <w:t>less than 25.</w:t>
      </w:r>
      <w:r w:rsidR="00CB3A78" w:rsidRPr="00280A57">
        <w:rPr>
          <w:color w:val="0D0D0D" w:themeColor="text1" w:themeTint="F2"/>
          <w:sz w:val="24"/>
          <w:szCs w:val="24"/>
        </w:rPr>
        <w:t>46</w:t>
      </w:r>
      <w:r w:rsidRPr="00280A57">
        <w:rPr>
          <w:color w:val="0D0D0D" w:themeColor="text1" w:themeTint="F2"/>
          <w:sz w:val="24"/>
          <w:szCs w:val="24"/>
        </w:rPr>
        <w:t xml:space="preserve"> km</w:t>
      </w:r>
      <w:r w:rsidRPr="002C5F3F">
        <w:rPr>
          <w:color w:val="0D0D0D" w:themeColor="text1" w:themeTint="F2"/>
          <w:sz w:val="24"/>
          <w:szCs w:val="24"/>
        </w:rPr>
        <w:t xml:space="preserve">, and the other half are </w:t>
      </w:r>
      <w:r w:rsidRPr="00280A57">
        <w:rPr>
          <w:color w:val="0D0D0D" w:themeColor="text1" w:themeTint="F2"/>
          <w:sz w:val="24"/>
          <w:szCs w:val="24"/>
        </w:rPr>
        <w:t>more than 25.</w:t>
      </w:r>
      <w:r w:rsidR="00CB3A78" w:rsidRPr="00280A57">
        <w:rPr>
          <w:color w:val="0D0D0D" w:themeColor="text1" w:themeTint="F2"/>
          <w:sz w:val="24"/>
          <w:szCs w:val="24"/>
        </w:rPr>
        <w:t>46</w:t>
      </w:r>
      <w:r w:rsidRPr="00280A57">
        <w:rPr>
          <w:color w:val="0D0D0D" w:themeColor="text1" w:themeTint="F2"/>
          <w:sz w:val="24"/>
          <w:szCs w:val="24"/>
        </w:rPr>
        <w:t xml:space="preserve"> km</w:t>
      </w:r>
      <w:r w:rsidRPr="002C5F3F">
        <w:rPr>
          <w:color w:val="0D0D0D" w:themeColor="text1" w:themeTint="F2"/>
          <w:sz w:val="24"/>
          <w:szCs w:val="24"/>
        </w:rPr>
        <w:t>.</w:t>
      </w:r>
    </w:p>
    <w:p w14:paraId="7735765C" w14:textId="77777777" w:rsidR="00CB3A78" w:rsidRDefault="00CB3A78" w:rsidP="002C5F3F">
      <w:pPr>
        <w:spacing w:after="120"/>
        <w:rPr>
          <w:color w:val="0D0D0D" w:themeColor="text1" w:themeTint="F2"/>
          <w:sz w:val="24"/>
          <w:szCs w:val="24"/>
        </w:rPr>
      </w:pPr>
    </w:p>
    <w:p w14:paraId="0640F428" w14:textId="77777777" w:rsidR="00CB3A78" w:rsidRDefault="00CB3A78" w:rsidP="002C5F3F">
      <w:pPr>
        <w:spacing w:after="120"/>
        <w:rPr>
          <w:color w:val="0D0D0D" w:themeColor="text1" w:themeTint="F2"/>
          <w:sz w:val="24"/>
          <w:szCs w:val="24"/>
        </w:rPr>
      </w:pPr>
    </w:p>
    <w:p w14:paraId="74779917" w14:textId="77777777" w:rsidR="007273BC" w:rsidRDefault="007273BC" w:rsidP="002C5F3F">
      <w:pPr>
        <w:spacing w:after="120"/>
        <w:rPr>
          <w:color w:val="0D0D0D" w:themeColor="text1" w:themeTint="F2"/>
          <w:sz w:val="24"/>
          <w:szCs w:val="24"/>
        </w:rPr>
      </w:pPr>
    </w:p>
    <w:p w14:paraId="3FEA68EF" w14:textId="1EC86255" w:rsidR="00D45335" w:rsidRPr="00EE2261" w:rsidRDefault="00D45335" w:rsidP="007273BC">
      <w:pPr>
        <w:spacing w:after="120"/>
        <w:rPr>
          <w:b/>
          <w:bCs/>
          <w:color w:val="EE0000"/>
          <w:sz w:val="28"/>
          <w:szCs w:val="28"/>
        </w:rPr>
      </w:pPr>
      <w:r w:rsidRPr="00EE2261">
        <w:rPr>
          <w:b/>
          <w:bCs/>
          <w:color w:val="EE0000"/>
          <w:sz w:val="28"/>
          <w:szCs w:val="28"/>
        </w:rPr>
        <w:t>U72] What is the maximum ride distance recorded?</w:t>
      </w:r>
    </w:p>
    <w:p w14:paraId="020271DD" w14:textId="7CA42348" w:rsidR="007273BC" w:rsidRPr="007273BC" w:rsidRDefault="007273BC" w:rsidP="007273BC">
      <w:pPr>
        <w:spacing w:after="120"/>
        <w:rPr>
          <w:color w:val="0D0D0D" w:themeColor="text1" w:themeTint="F2"/>
          <w:sz w:val="24"/>
          <w:szCs w:val="24"/>
        </w:rPr>
      </w:pPr>
      <w:r w:rsidRPr="00280A57">
        <w:rPr>
          <w:b/>
          <w:bCs/>
          <w:color w:val="0D0D0D" w:themeColor="text1" w:themeTint="F2"/>
          <w:sz w:val="28"/>
          <w:szCs w:val="28"/>
        </w:rPr>
        <w:t>Answer:</w:t>
      </w:r>
      <w:r w:rsidRPr="007273BC">
        <w:rPr>
          <w:color w:val="0D0D0D" w:themeColor="text1" w:themeTint="F2"/>
          <w:sz w:val="24"/>
          <w:szCs w:val="24"/>
        </w:rPr>
        <w:br/>
        <w:t xml:space="preserve">The </w:t>
      </w:r>
      <w:r w:rsidRPr="00280A57">
        <w:rPr>
          <w:color w:val="0D0D0D" w:themeColor="text1" w:themeTint="F2"/>
          <w:sz w:val="24"/>
          <w:szCs w:val="24"/>
        </w:rPr>
        <w:t>maximum ride distance</w:t>
      </w:r>
      <w:r w:rsidRPr="007273BC">
        <w:rPr>
          <w:color w:val="0D0D0D" w:themeColor="text1" w:themeTint="F2"/>
          <w:sz w:val="24"/>
          <w:szCs w:val="24"/>
        </w:rPr>
        <w:t xml:space="preserve"> in the dataset is </w:t>
      </w:r>
      <w:r w:rsidRPr="00280A57">
        <w:rPr>
          <w:color w:val="0D0D0D" w:themeColor="text1" w:themeTint="F2"/>
          <w:sz w:val="24"/>
          <w:szCs w:val="24"/>
        </w:rPr>
        <w:t>50 km</w:t>
      </w:r>
      <w:r w:rsidRPr="007273BC">
        <w:rPr>
          <w:color w:val="0D0D0D" w:themeColor="text1" w:themeTint="F2"/>
          <w:sz w:val="24"/>
          <w:szCs w:val="24"/>
        </w:rPr>
        <w:t>.</w:t>
      </w:r>
    </w:p>
    <w:p w14:paraId="32D6E4D5" w14:textId="77777777" w:rsidR="007273BC" w:rsidRPr="007273BC" w:rsidRDefault="00000000" w:rsidP="007273BC">
      <w:pPr>
        <w:spacing w:after="120"/>
        <w:rPr>
          <w:color w:val="0D0D0D" w:themeColor="text1" w:themeTint="F2"/>
          <w:sz w:val="24"/>
          <w:szCs w:val="24"/>
        </w:rPr>
      </w:pPr>
      <w:r>
        <w:rPr>
          <w:color w:val="0D0D0D" w:themeColor="text1" w:themeTint="F2"/>
          <w:sz w:val="24"/>
          <w:szCs w:val="24"/>
        </w:rPr>
        <w:pict w14:anchorId="61CC9F26">
          <v:rect id="_x0000_i1026" style="width:0;height:1.5pt" o:hralign="center" o:hrstd="t" o:hr="t" fillcolor="#a0a0a0" stroked="f"/>
        </w:pict>
      </w:r>
    </w:p>
    <w:p w14:paraId="79158609" w14:textId="77777777" w:rsidR="007273BC" w:rsidRDefault="007273BC" w:rsidP="007273BC">
      <w:pPr>
        <w:spacing w:after="120"/>
        <w:rPr>
          <w:color w:val="0D0D0D" w:themeColor="text1" w:themeTint="F2"/>
          <w:sz w:val="24"/>
          <w:szCs w:val="24"/>
        </w:rPr>
      </w:pPr>
      <w:r w:rsidRPr="00280A57">
        <w:rPr>
          <w:b/>
          <w:bCs/>
          <w:color w:val="0D0D0D" w:themeColor="text1" w:themeTint="F2"/>
          <w:sz w:val="28"/>
          <w:szCs w:val="28"/>
        </w:rPr>
        <w:t>Explanation</w:t>
      </w:r>
      <w:r w:rsidRPr="00280A57">
        <w:rPr>
          <w:color w:val="0D0D0D" w:themeColor="text1" w:themeTint="F2"/>
          <w:sz w:val="24"/>
          <w:szCs w:val="24"/>
        </w:rPr>
        <w:t>:</w:t>
      </w:r>
      <w:r w:rsidRPr="007273BC">
        <w:rPr>
          <w:color w:val="0D0D0D" w:themeColor="text1" w:themeTint="F2"/>
          <w:sz w:val="24"/>
          <w:szCs w:val="24"/>
        </w:rPr>
        <w:br/>
        <w:t xml:space="preserve">The maximum means the </w:t>
      </w:r>
      <w:r w:rsidRPr="00280A57">
        <w:rPr>
          <w:color w:val="0D0D0D" w:themeColor="text1" w:themeTint="F2"/>
          <w:sz w:val="24"/>
          <w:szCs w:val="24"/>
        </w:rPr>
        <w:t>longest ride</w:t>
      </w:r>
      <w:r w:rsidRPr="007273BC">
        <w:rPr>
          <w:color w:val="0D0D0D" w:themeColor="text1" w:themeTint="F2"/>
          <w:sz w:val="24"/>
          <w:szCs w:val="24"/>
        </w:rPr>
        <w:t xml:space="preserve"> in the dataset.</w:t>
      </w:r>
      <w:r w:rsidRPr="007273BC">
        <w:rPr>
          <w:color w:val="0D0D0D" w:themeColor="text1" w:themeTint="F2"/>
          <w:sz w:val="24"/>
          <w:szCs w:val="24"/>
        </w:rPr>
        <w:br/>
        <w:t xml:space="preserve">So, the farthest any customer </w:t>
      </w:r>
      <w:proofErr w:type="spellStart"/>
      <w:r w:rsidRPr="007273BC">
        <w:rPr>
          <w:color w:val="0D0D0D" w:themeColor="text1" w:themeTint="F2"/>
          <w:sz w:val="24"/>
          <w:szCs w:val="24"/>
        </w:rPr>
        <w:t>traveled</w:t>
      </w:r>
      <w:proofErr w:type="spellEnd"/>
      <w:r w:rsidRPr="007273BC">
        <w:rPr>
          <w:color w:val="0D0D0D" w:themeColor="text1" w:themeTint="F2"/>
          <w:sz w:val="24"/>
          <w:szCs w:val="24"/>
        </w:rPr>
        <w:t xml:space="preserve"> in a single booking was </w:t>
      </w:r>
      <w:r w:rsidRPr="00280A57">
        <w:rPr>
          <w:color w:val="0D0D0D" w:themeColor="text1" w:themeTint="F2"/>
          <w:sz w:val="24"/>
          <w:szCs w:val="24"/>
        </w:rPr>
        <w:t>50 km</w:t>
      </w:r>
      <w:r w:rsidRPr="007273BC">
        <w:rPr>
          <w:color w:val="0D0D0D" w:themeColor="text1" w:themeTint="F2"/>
          <w:sz w:val="24"/>
          <w:szCs w:val="24"/>
        </w:rPr>
        <w:t>.</w:t>
      </w:r>
      <w:r w:rsidRPr="007273BC">
        <w:rPr>
          <w:color w:val="0D0D0D" w:themeColor="text1" w:themeTint="F2"/>
          <w:sz w:val="24"/>
          <w:szCs w:val="24"/>
        </w:rPr>
        <w:br/>
        <w:t xml:space="preserve">This shows that while most rides are shorter, some customers use the service for </w:t>
      </w:r>
      <w:r w:rsidRPr="00280A57">
        <w:rPr>
          <w:color w:val="0D0D0D" w:themeColor="text1" w:themeTint="F2"/>
          <w:sz w:val="24"/>
          <w:szCs w:val="24"/>
        </w:rPr>
        <w:t>long-distance travel</w:t>
      </w:r>
      <w:r w:rsidRPr="007273BC">
        <w:rPr>
          <w:color w:val="0D0D0D" w:themeColor="text1" w:themeTint="F2"/>
          <w:sz w:val="24"/>
          <w:szCs w:val="24"/>
        </w:rPr>
        <w:t xml:space="preserve"> as well.</w:t>
      </w:r>
    </w:p>
    <w:p w14:paraId="4665AD50" w14:textId="77777777" w:rsidR="006143CF" w:rsidRDefault="006143CF" w:rsidP="007273BC">
      <w:pPr>
        <w:spacing w:after="120"/>
        <w:rPr>
          <w:color w:val="0D0D0D" w:themeColor="text1" w:themeTint="F2"/>
          <w:sz w:val="24"/>
          <w:szCs w:val="24"/>
        </w:rPr>
      </w:pPr>
    </w:p>
    <w:p w14:paraId="0E13B0BF" w14:textId="3F7D1517" w:rsidR="006143CF" w:rsidRPr="00532EAA" w:rsidRDefault="006143CF" w:rsidP="007273BC">
      <w:pPr>
        <w:spacing w:after="120"/>
        <w:rPr>
          <w:b/>
          <w:bCs/>
          <w:color w:val="FF1D1D"/>
          <w:sz w:val="28"/>
          <w:szCs w:val="28"/>
        </w:rPr>
      </w:pPr>
      <w:r w:rsidRPr="00532EAA">
        <w:rPr>
          <w:b/>
          <w:bCs/>
          <w:color w:val="FF1D1D"/>
          <w:sz w:val="28"/>
          <w:szCs w:val="28"/>
        </w:rPr>
        <w:t>U73] What is the minimum ride</w:t>
      </w:r>
      <w:r w:rsidRPr="00532EAA">
        <w:rPr>
          <w:color w:val="0D0D0D" w:themeColor="text1" w:themeTint="F2"/>
          <w:sz w:val="24"/>
          <w:szCs w:val="24"/>
        </w:rPr>
        <w:t xml:space="preserve"> </w:t>
      </w:r>
      <w:r w:rsidRPr="00532EAA">
        <w:rPr>
          <w:b/>
          <w:bCs/>
          <w:color w:val="FF1D1D"/>
          <w:sz w:val="28"/>
          <w:szCs w:val="28"/>
        </w:rPr>
        <w:t>distance recorded?</w:t>
      </w:r>
    </w:p>
    <w:p w14:paraId="6F518DFC" w14:textId="77777777" w:rsidR="00611B14" w:rsidRPr="00611B14" w:rsidRDefault="00611B14" w:rsidP="00611B14">
      <w:pPr>
        <w:spacing w:after="120"/>
        <w:rPr>
          <w:color w:val="0D0D0D" w:themeColor="text1" w:themeTint="F2"/>
          <w:sz w:val="24"/>
          <w:szCs w:val="24"/>
        </w:rPr>
      </w:pPr>
      <w:r w:rsidRPr="00280A57">
        <w:rPr>
          <w:b/>
          <w:bCs/>
          <w:color w:val="0D0D0D" w:themeColor="text1" w:themeTint="F2"/>
          <w:sz w:val="28"/>
          <w:szCs w:val="28"/>
        </w:rPr>
        <w:t>Answer</w:t>
      </w:r>
      <w:r w:rsidRPr="00611B14">
        <w:rPr>
          <w:b/>
          <w:bCs/>
          <w:color w:val="0D0D0D" w:themeColor="text1" w:themeTint="F2"/>
          <w:sz w:val="24"/>
          <w:szCs w:val="24"/>
        </w:rPr>
        <w:t>:</w:t>
      </w:r>
      <w:r w:rsidRPr="00611B14">
        <w:rPr>
          <w:color w:val="0D0D0D" w:themeColor="text1" w:themeTint="F2"/>
          <w:sz w:val="24"/>
          <w:szCs w:val="24"/>
        </w:rPr>
        <w:br/>
        <w:t xml:space="preserve">The </w:t>
      </w:r>
      <w:r w:rsidRPr="00532EAA">
        <w:rPr>
          <w:color w:val="0D0D0D" w:themeColor="text1" w:themeTint="F2"/>
          <w:sz w:val="24"/>
          <w:szCs w:val="24"/>
        </w:rPr>
        <w:t>minimum ride distance</w:t>
      </w:r>
      <w:r w:rsidRPr="00611B14">
        <w:rPr>
          <w:color w:val="0D0D0D" w:themeColor="text1" w:themeTint="F2"/>
          <w:sz w:val="24"/>
          <w:szCs w:val="24"/>
        </w:rPr>
        <w:t xml:space="preserve"> in the dataset is </w:t>
      </w:r>
      <w:r w:rsidRPr="00532EAA">
        <w:rPr>
          <w:color w:val="0D0D0D" w:themeColor="text1" w:themeTint="F2"/>
          <w:sz w:val="24"/>
          <w:szCs w:val="24"/>
        </w:rPr>
        <w:t>1 km</w:t>
      </w:r>
      <w:r w:rsidRPr="00611B14">
        <w:rPr>
          <w:color w:val="0D0D0D" w:themeColor="text1" w:themeTint="F2"/>
          <w:sz w:val="24"/>
          <w:szCs w:val="24"/>
        </w:rPr>
        <w:t>.</w:t>
      </w:r>
    </w:p>
    <w:p w14:paraId="26C0E6A6" w14:textId="77777777" w:rsidR="00611B14" w:rsidRPr="00611B14" w:rsidRDefault="00000000" w:rsidP="00611B14">
      <w:pPr>
        <w:spacing w:after="120"/>
        <w:rPr>
          <w:color w:val="0D0D0D" w:themeColor="text1" w:themeTint="F2"/>
          <w:sz w:val="24"/>
          <w:szCs w:val="24"/>
        </w:rPr>
      </w:pPr>
      <w:r>
        <w:rPr>
          <w:color w:val="0D0D0D" w:themeColor="text1" w:themeTint="F2"/>
          <w:sz w:val="24"/>
          <w:szCs w:val="24"/>
        </w:rPr>
        <w:pict w14:anchorId="103228BD">
          <v:rect id="_x0000_i1027" style="width:0;height:1.5pt" o:hralign="center" o:hrstd="t" o:hr="t" fillcolor="#a0a0a0" stroked="f"/>
        </w:pict>
      </w:r>
    </w:p>
    <w:p w14:paraId="515D2992" w14:textId="77777777" w:rsidR="00611B14" w:rsidRDefault="00611B14" w:rsidP="00611B14">
      <w:pPr>
        <w:spacing w:after="120"/>
        <w:rPr>
          <w:color w:val="0D0D0D" w:themeColor="text1" w:themeTint="F2"/>
          <w:sz w:val="24"/>
          <w:szCs w:val="24"/>
        </w:rPr>
      </w:pPr>
      <w:r w:rsidRPr="00280A57">
        <w:rPr>
          <w:b/>
          <w:bCs/>
          <w:color w:val="0D0D0D" w:themeColor="text1" w:themeTint="F2"/>
          <w:sz w:val="28"/>
          <w:szCs w:val="28"/>
        </w:rPr>
        <w:t>Explanation</w:t>
      </w:r>
      <w:r w:rsidRPr="00532EAA">
        <w:rPr>
          <w:color w:val="0D0D0D" w:themeColor="text1" w:themeTint="F2"/>
          <w:sz w:val="24"/>
          <w:szCs w:val="24"/>
        </w:rPr>
        <w:t>:</w:t>
      </w:r>
      <w:r w:rsidRPr="00611B14">
        <w:rPr>
          <w:color w:val="0D0D0D" w:themeColor="text1" w:themeTint="F2"/>
          <w:sz w:val="24"/>
          <w:szCs w:val="24"/>
        </w:rPr>
        <w:br/>
        <w:t xml:space="preserve">The minimum means the </w:t>
      </w:r>
      <w:r w:rsidRPr="00532EAA">
        <w:rPr>
          <w:color w:val="0D0D0D" w:themeColor="text1" w:themeTint="F2"/>
          <w:sz w:val="24"/>
          <w:szCs w:val="24"/>
        </w:rPr>
        <w:t>shortest ride</w:t>
      </w:r>
      <w:r w:rsidRPr="00611B14">
        <w:rPr>
          <w:color w:val="0D0D0D" w:themeColor="text1" w:themeTint="F2"/>
          <w:sz w:val="24"/>
          <w:szCs w:val="24"/>
        </w:rPr>
        <w:t xml:space="preserve"> in the dataset.</w:t>
      </w:r>
      <w:r w:rsidRPr="00611B14">
        <w:rPr>
          <w:color w:val="0D0D0D" w:themeColor="text1" w:themeTint="F2"/>
          <w:sz w:val="24"/>
          <w:szCs w:val="24"/>
        </w:rPr>
        <w:br/>
        <w:t xml:space="preserve">So, the smallest trip a customer booked was just </w:t>
      </w:r>
      <w:r w:rsidRPr="00532EAA">
        <w:rPr>
          <w:color w:val="0D0D0D" w:themeColor="text1" w:themeTint="F2"/>
          <w:sz w:val="24"/>
          <w:szCs w:val="24"/>
        </w:rPr>
        <w:t>1 km long</w:t>
      </w:r>
      <w:r w:rsidRPr="00611B14">
        <w:rPr>
          <w:color w:val="0D0D0D" w:themeColor="text1" w:themeTint="F2"/>
          <w:sz w:val="24"/>
          <w:szCs w:val="24"/>
        </w:rPr>
        <w:t>.</w:t>
      </w:r>
      <w:r w:rsidRPr="00611B14">
        <w:rPr>
          <w:color w:val="0D0D0D" w:themeColor="text1" w:themeTint="F2"/>
          <w:sz w:val="24"/>
          <w:szCs w:val="24"/>
        </w:rPr>
        <w:br/>
        <w:t xml:space="preserve">This shows that the service is also used for </w:t>
      </w:r>
      <w:r w:rsidRPr="00532EAA">
        <w:rPr>
          <w:color w:val="0D0D0D" w:themeColor="text1" w:themeTint="F2"/>
          <w:sz w:val="24"/>
          <w:szCs w:val="24"/>
        </w:rPr>
        <w:t>very short local trips</w:t>
      </w:r>
      <w:r w:rsidRPr="00611B14">
        <w:rPr>
          <w:color w:val="0D0D0D" w:themeColor="text1" w:themeTint="F2"/>
          <w:sz w:val="24"/>
          <w:szCs w:val="24"/>
        </w:rPr>
        <w:t>, not only for long journeys.</w:t>
      </w:r>
    </w:p>
    <w:p w14:paraId="3948F9F7" w14:textId="77777777" w:rsidR="00611B14" w:rsidRDefault="00611B14" w:rsidP="00611B14">
      <w:pPr>
        <w:spacing w:after="120"/>
        <w:rPr>
          <w:color w:val="0D0D0D" w:themeColor="text1" w:themeTint="F2"/>
          <w:sz w:val="24"/>
          <w:szCs w:val="24"/>
        </w:rPr>
      </w:pPr>
    </w:p>
    <w:p w14:paraId="0214F4E6" w14:textId="561FCC2F" w:rsidR="00611B14" w:rsidRPr="00532EAA" w:rsidRDefault="00D04463" w:rsidP="00611B14">
      <w:pPr>
        <w:spacing w:after="120"/>
        <w:rPr>
          <w:b/>
          <w:bCs/>
          <w:color w:val="FF1D1D"/>
          <w:sz w:val="28"/>
          <w:szCs w:val="28"/>
        </w:rPr>
      </w:pPr>
      <w:r w:rsidRPr="00532EAA">
        <w:rPr>
          <w:b/>
          <w:bCs/>
          <w:color w:val="FF1D1D"/>
          <w:sz w:val="28"/>
          <w:szCs w:val="28"/>
        </w:rPr>
        <w:t>U74] How many rides are shorter than 5 km?</w:t>
      </w:r>
    </w:p>
    <w:p w14:paraId="7CEC8A26" w14:textId="61F9B405" w:rsidR="008D5C9D" w:rsidRPr="008D5C9D" w:rsidRDefault="008D5C9D" w:rsidP="008D5C9D">
      <w:pPr>
        <w:spacing w:after="120"/>
        <w:rPr>
          <w:color w:val="0D0D0D" w:themeColor="text1" w:themeTint="F2"/>
          <w:sz w:val="24"/>
          <w:szCs w:val="24"/>
        </w:rPr>
      </w:pPr>
      <w:proofErr w:type="spellStart"/>
      <w:r w:rsidRPr="00280A57">
        <w:rPr>
          <w:b/>
          <w:bCs/>
          <w:color w:val="0D0D0D" w:themeColor="text1" w:themeTint="F2"/>
          <w:sz w:val="28"/>
          <w:szCs w:val="28"/>
        </w:rPr>
        <w:t>Answer</w:t>
      </w:r>
      <w:r w:rsidRPr="00532EAA">
        <w:rPr>
          <w:color w:val="0D0D0D" w:themeColor="text1" w:themeTint="F2"/>
          <w:sz w:val="24"/>
          <w:szCs w:val="24"/>
        </w:rPr>
        <w:t>:</w:t>
      </w:r>
      <w:r w:rsidRPr="008D5C9D">
        <w:rPr>
          <w:color w:val="0D0D0D" w:themeColor="text1" w:themeTint="F2"/>
          <w:sz w:val="24"/>
          <w:szCs w:val="24"/>
        </w:rPr>
        <w:t>There</w:t>
      </w:r>
      <w:proofErr w:type="spellEnd"/>
      <w:r w:rsidRPr="008D5C9D">
        <w:rPr>
          <w:color w:val="0D0D0D" w:themeColor="text1" w:themeTint="F2"/>
          <w:sz w:val="24"/>
          <w:szCs w:val="24"/>
        </w:rPr>
        <w:t xml:space="preserve"> are </w:t>
      </w:r>
      <w:r w:rsidRPr="00532EAA">
        <w:rPr>
          <w:color w:val="0D0D0D" w:themeColor="text1" w:themeTint="F2"/>
          <w:sz w:val="24"/>
          <w:szCs w:val="24"/>
        </w:rPr>
        <w:t>2,767 rides</w:t>
      </w:r>
      <w:r w:rsidRPr="008D5C9D">
        <w:rPr>
          <w:color w:val="0D0D0D" w:themeColor="text1" w:themeTint="F2"/>
          <w:sz w:val="24"/>
          <w:szCs w:val="24"/>
        </w:rPr>
        <w:t xml:space="preserve"> shorter than </w:t>
      </w:r>
      <w:r w:rsidRPr="00532EAA">
        <w:rPr>
          <w:color w:val="0D0D0D" w:themeColor="text1" w:themeTint="F2"/>
          <w:sz w:val="24"/>
          <w:szCs w:val="24"/>
        </w:rPr>
        <w:t>5 km</w:t>
      </w:r>
      <w:r w:rsidRPr="008D5C9D">
        <w:rPr>
          <w:color w:val="0D0D0D" w:themeColor="text1" w:themeTint="F2"/>
          <w:sz w:val="24"/>
          <w:szCs w:val="24"/>
        </w:rPr>
        <w:t>.</w:t>
      </w:r>
    </w:p>
    <w:p w14:paraId="197CDCB4" w14:textId="77777777" w:rsidR="008D5C9D" w:rsidRPr="008D5C9D" w:rsidRDefault="008D5C9D" w:rsidP="008D5C9D">
      <w:pPr>
        <w:spacing w:after="120"/>
        <w:rPr>
          <w:color w:val="0D0D0D" w:themeColor="text1" w:themeTint="F2"/>
          <w:sz w:val="24"/>
          <w:szCs w:val="24"/>
        </w:rPr>
      </w:pPr>
      <w:r w:rsidRPr="00280A57">
        <w:rPr>
          <w:b/>
          <w:bCs/>
          <w:color w:val="0D0D0D" w:themeColor="text1" w:themeTint="F2"/>
          <w:sz w:val="28"/>
          <w:szCs w:val="28"/>
        </w:rPr>
        <w:t>Explanation</w:t>
      </w:r>
      <w:r w:rsidRPr="00532EAA">
        <w:rPr>
          <w:color w:val="0D0D0D" w:themeColor="text1" w:themeTint="F2"/>
          <w:sz w:val="24"/>
          <w:szCs w:val="24"/>
        </w:rPr>
        <w:t>:</w:t>
      </w:r>
      <w:r w:rsidRPr="008D5C9D">
        <w:rPr>
          <w:color w:val="0D0D0D" w:themeColor="text1" w:themeTint="F2"/>
          <w:sz w:val="24"/>
          <w:szCs w:val="24"/>
        </w:rPr>
        <w:br/>
        <w:t xml:space="preserve">This means </w:t>
      </w:r>
      <w:r w:rsidRPr="00532EAA">
        <w:rPr>
          <w:color w:val="0D0D0D" w:themeColor="text1" w:themeTint="F2"/>
          <w:sz w:val="24"/>
          <w:szCs w:val="24"/>
        </w:rPr>
        <w:t>2,767 customers took very short trips</w:t>
      </w:r>
      <w:r w:rsidRPr="008D5C9D">
        <w:rPr>
          <w:color w:val="0D0D0D" w:themeColor="text1" w:themeTint="F2"/>
          <w:sz w:val="24"/>
          <w:szCs w:val="24"/>
        </w:rPr>
        <w:t xml:space="preserve"> of less than 5 km.</w:t>
      </w:r>
      <w:r w:rsidRPr="008D5C9D">
        <w:rPr>
          <w:color w:val="0D0D0D" w:themeColor="text1" w:themeTint="F2"/>
          <w:sz w:val="24"/>
          <w:szCs w:val="24"/>
        </w:rPr>
        <w:br/>
      </w:r>
      <w:r w:rsidRPr="008D5C9D">
        <w:rPr>
          <w:color w:val="0D0D0D" w:themeColor="text1" w:themeTint="F2"/>
          <w:sz w:val="24"/>
          <w:szCs w:val="24"/>
        </w:rPr>
        <w:lastRenderedPageBreak/>
        <w:t xml:space="preserve">It shows that many people use the cab service for </w:t>
      </w:r>
      <w:r w:rsidRPr="00532EAA">
        <w:rPr>
          <w:color w:val="0D0D0D" w:themeColor="text1" w:themeTint="F2"/>
          <w:sz w:val="24"/>
          <w:szCs w:val="24"/>
        </w:rPr>
        <w:t>small local rides</w:t>
      </w:r>
      <w:r w:rsidRPr="008D5C9D">
        <w:rPr>
          <w:color w:val="0D0D0D" w:themeColor="text1" w:themeTint="F2"/>
          <w:sz w:val="24"/>
          <w:szCs w:val="24"/>
        </w:rPr>
        <w:t>, like going to the market, office, or nearby areas.</w:t>
      </w:r>
    </w:p>
    <w:p w14:paraId="5E9A940A" w14:textId="77777777" w:rsidR="006143CF" w:rsidRDefault="006143CF" w:rsidP="007273BC">
      <w:pPr>
        <w:spacing w:after="120"/>
        <w:rPr>
          <w:color w:val="0D0D0D" w:themeColor="text1" w:themeTint="F2"/>
          <w:sz w:val="24"/>
          <w:szCs w:val="24"/>
        </w:rPr>
      </w:pPr>
    </w:p>
    <w:p w14:paraId="2C27F386" w14:textId="68AA4F90" w:rsidR="00577620" w:rsidRPr="00532EAA" w:rsidRDefault="00577620" w:rsidP="007273BC">
      <w:pPr>
        <w:spacing w:after="120"/>
        <w:rPr>
          <w:b/>
          <w:bCs/>
          <w:color w:val="FF1D1D"/>
          <w:sz w:val="28"/>
          <w:szCs w:val="28"/>
        </w:rPr>
      </w:pPr>
      <w:r w:rsidRPr="00532EAA">
        <w:rPr>
          <w:b/>
          <w:bCs/>
          <w:color w:val="FF1D1D"/>
          <w:sz w:val="28"/>
          <w:szCs w:val="28"/>
        </w:rPr>
        <w:t>U75] How many rides are between 5 and 15 km?</w:t>
      </w:r>
    </w:p>
    <w:p w14:paraId="73C74293" w14:textId="7F985C5F" w:rsidR="00800370" w:rsidRPr="00532EAA" w:rsidRDefault="00800370" w:rsidP="00800370">
      <w:pPr>
        <w:spacing w:after="120"/>
        <w:rPr>
          <w:color w:val="0D0D0D" w:themeColor="text1" w:themeTint="F2"/>
          <w:sz w:val="24"/>
          <w:szCs w:val="24"/>
        </w:rPr>
      </w:pPr>
      <w:r w:rsidRPr="00280A57">
        <w:rPr>
          <w:b/>
          <w:bCs/>
          <w:color w:val="0D0D0D" w:themeColor="text1" w:themeTint="F2"/>
          <w:sz w:val="28"/>
          <w:szCs w:val="28"/>
        </w:rPr>
        <w:t>Answer</w:t>
      </w:r>
      <w:r w:rsidRPr="00800370">
        <w:rPr>
          <w:b/>
          <w:bCs/>
          <w:color w:val="0D0D0D" w:themeColor="text1" w:themeTint="F2"/>
          <w:sz w:val="24"/>
          <w:szCs w:val="24"/>
        </w:rPr>
        <w:t>:</w:t>
      </w:r>
      <w:r w:rsidRPr="00800370">
        <w:rPr>
          <w:color w:val="0D0D0D" w:themeColor="text1" w:themeTint="F2"/>
          <w:sz w:val="24"/>
          <w:szCs w:val="24"/>
        </w:rPr>
        <w:br/>
        <w:t xml:space="preserve">There are </w:t>
      </w:r>
      <w:r w:rsidR="007B2C96" w:rsidRPr="00532EAA">
        <w:rPr>
          <w:color w:val="0D0D0D" w:themeColor="text1" w:themeTint="F2"/>
          <w:sz w:val="24"/>
          <w:szCs w:val="24"/>
        </w:rPr>
        <w:t xml:space="preserve">6912 </w:t>
      </w:r>
      <w:r w:rsidRPr="00532EAA">
        <w:rPr>
          <w:color w:val="0D0D0D" w:themeColor="text1" w:themeTint="F2"/>
          <w:sz w:val="24"/>
          <w:szCs w:val="24"/>
        </w:rPr>
        <w:t>rides</w:t>
      </w:r>
      <w:r w:rsidRPr="00800370">
        <w:rPr>
          <w:color w:val="0D0D0D" w:themeColor="text1" w:themeTint="F2"/>
          <w:sz w:val="24"/>
          <w:szCs w:val="24"/>
        </w:rPr>
        <w:t xml:space="preserve"> that are between </w:t>
      </w:r>
      <w:r w:rsidRPr="00532EAA">
        <w:rPr>
          <w:color w:val="0D0D0D" w:themeColor="text1" w:themeTint="F2"/>
          <w:sz w:val="24"/>
          <w:szCs w:val="24"/>
        </w:rPr>
        <w:t>5 km and 15 km</w:t>
      </w:r>
      <w:r w:rsidRPr="00800370">
        <w:rPr>
          <w:color w:val="0D0D0D" w:themeColor="text1" w:themeTint="F2"/>
          <w:sz w:val="24"/>
          <w:szCs w:val="24"/>
        </w:rPr>
        <w:t>.</w:t>
      </w:r>
    </w:p>
    <w:p w14:paraId="3E52068D" w14:textId="77777777" w:rsidR="00800370" w:rsidRPr="00800370" w:rsidRDefault="00000000" w:rsidP="00800370">
      <w:pPr>
        <w:spacing w:after="120"/>
        <w:rPr>
          <w:color w:val="0D0D0D" w:themeColor="text1" w:themeTint="F2"/>
          <w:sz w:val="24"/>
          <w:szCs w:val="24"/>
        </w:rPr>
      </w:pPr>
      <w:r>
        <w:rPr>
          <w:color w:val="0D0D0D" w:themeColor="text1" w:themeTint="F2"/>
          <w:sz w:val="24"/>
          <w:szCs w:val="24"/>
        </w:rPr>
        <w:pict w14:anchorId="359A193E">
          <v:rect id="_x0000_i1028" style="width:0;height:1.5pt" o:hralign="center" o:hrstd="t" o:hr="t" fillcolor="#a0a0a0" stroked="f"/>
        </w:pict>
      </w:r>
    </w:p>
    <w:p w14:paraId="6BD22084" w14:textId="34637176" w:rsidR="00800370" w:rsidRDefault="00800370" w:rsidP="00800370">
      <w:pPr>
        <w:spacing w:after="120"/>
        <w:rPr>
          <w:color w:val="0D0D0D" w:themeColor="text1" w:themeTint="F2"/>
          <w:sz w:val="24"/>
          <w:szCs w:val="24"/>
        </w:rPr>
      </w:pPr>
      <w:r w:rsidRPr="00280A57">
        <w:rPr>
          <w:b/>
          <w:bCs/>
          <w:color w:val="0D0D0D" w:themeColor="text1" w:themeTint="F2"/>
          <w:sz w:val="28"/>
          <w:szCs w:val="28"/>
        </w:rPr>
        <w:t>Explanation</w:t>
      </w:r>
      <w:r w:rsidRPr="00532EAA">
        <w:rPr>
          <w:color w:val="0D0D0D" w:themeColor="text1" w:themeTint="F2"/>
          <w:sz w:val="24"/>
          <w:szCs w:val="24"/>
        </w:rPr>
        <w:t>:</w:t>
      </w:r>
      <w:r w:rsidRPr="00800370">
        <w:rPr>
          <w:color w:val="0D0D0D" w:themeColor="text1" w:themeTint="F2"/>
          <w:sz w:val="24"/>
          <w:szCs w:val="24"/>
        </w:rPr>
        <w:br/>
        <w:t xml:space="preserve">This means </w:t>
      </w:r>
      <w:r w:rsidR="007B2C96" w:rsidRPr="00532EAA">
        <w:rPr>
          <w:color w:val="0D0D0D" w:themeColor="text1" w:themeTint="F2"/>
          <w:sz w:val="24"/>
          <w:szCs w:val="24"/>
        </w:rPr>
        <w:t xml:space="preserve">6912 </w:t>
      </w:r>
      <w:r w:rsidRPr="00532EAA">
        <w:rPr>
          <w:color w:val="0D0D0D" w:themeColor="text1" w:themeTint="F2"/>
          <w:sz w:val="24"/>
          <w:szCs w:val="24"/>
        </w:rPr>
        <w:t>customers booked medium-distance rides</w:t>
      </w:r>
      <w:r w:rsidRPr="00800370">
        <w:rPr>
          <w:color w:val="0D0D0D" w:themeColor="text1" w:themeTint="F2"/>
          <w:sz w:val="24"/>
          <w:szCs w:val="24"/>
        </w:rPr>
        <w:t>, not too short and not too long.</w:t>
      </w:r>
      <w:r w:rsidRPr="00800370">
        <w:rPr>
          <w:color w:val="0D0D0D" w:themeColor="text1" w:themeTint="F2"/>
          <w:sz w:val="24"/>
          <w:szCs w:val="24"/>
        </w:rPr>
        <w:br/>
        <w:t xml:space="preserve">It shows that many people use the cab service for </w:t>
      </w:r>
      <w:r w:rsidRPr="00532EAA">
        <w:rPr>
          <w:color w:val="0D0D0D" w:themeColor="text1" w:themeTint="F2"/>
          <w:sz w:val="24"/>
          <w:szCs w:val="24"/>
        </w:rPr>
        <w:t>regular city travel</w:t>
      </w:r>
      <w:r w:rsidRPr="00800370">
        <w:rPr>
          <w:color w:val="0D0D0D" w:themeColor="text1" w:themeTint="F2"/>
          <w:sz w:val="24"/>
          <w:szCs w:val="24"/>
        </w:rPr>
        <w:t>, like going from home to work, school, or shopping malls.</w:t>
      </w:r>
    </w:p>
    <w:p w14:paraId="4BA3B73D" w14:textId="77777777" w:rsidR="00735B22" w:rsidRPr="00532EAA" w:rsidRDefault="00735B22" w:rsidP="00800370">
      <w:pPr>
        <w:spacing w:after="120"/>
        <w:rPr>
          <w:b/>
          <w:bCs/>
          <w:color w:val="FF1D1D"/>
          <w:sz w:val="28"/>
          <w:szCs w:val="28"/>
        </w:rPr>
      </w:pPr>
    </w:p>
    <w:p w14:paraId="7A3F7ACF" w14:textId="6754DCBD" w:rsidR="002048B4" w:rsidRPr="00532EAA" w:rsidRDefault="002048B4" w:rsidP="00735B22">
      <w:pPr>
        <w:spacing w:after="120"/>
        <w:rPr>
          <w:b/>
          <w:bCs/>
          <w:color w:val="FF1D1D"/>
          <w:sz w:val="28"/>
          <w:szCs w:val="28"/>
        </w:rPr>
      </w:pPr>
      <w:r w:rsidRPr="00532EAA">
        <w:rPr>
          <w:b/>
          <w:bCs/>
          <w:color w:val="FF1D1D"/>
          <w:sz w:val="28"/>
          <w:szCs w:val="28"/>
        </w:rPr>
        <w:t>U76] How many rides are above 30 km?</w:t>
      </w:r>
    </w:p>
    <w:p w14:paraId="2B012BD1" w14:textId="4B1F3EBB" w:rsidR="00735B22" w:rsidRDefault="00735B22" w:rsidP="00735B22">
      <w:pPr>
        <w:spacing w:after="120"/>
        <w:rPr>
          <w:color w:val="0D0D0D" w:themeColor="text1" w:themeTint="F2"/>
          <w:sz w:val="24"/>
          <w:szCs w:val="24"/>
        </w:rPr>
      </w:pPr>
      <w:r w:rsidRPr="00280A57">
        <w:rPr>
          <w:b/>
          <w:bCs/>
          <w:color w:val="0D0D0D" w:themeColor="text1" w:themeTint="F2"/>
          <w:sz w:val="28"/>
          <w:szCs w:val="28"/>
        </w:rPr>
        <w:t>Answer</w:t>
      </w:r>
      <w:r>
        <w:rPr>
          <w:color w:val="0D0D0D" w:themeColor="text1" w:themeTint="F2"/>
          <w:sz w:val="24"/>
          <w:szCs w:val="24"/>
        </w:rPr>
        <w:t xml:space="preserve">:- There are </w:t>
      </w:r>
      <w:r w:rsidRPr="00735B22">
        <w:rPr>
          <w:color w:val="0D0D0D" w:themeColor="text1" w:themeTint="F2"/>
          <w:sz w:val="24"/>
          <w:szCs w:val="24"/>
        </w:rPr>
        <w:t>13602</w:t>
      </w:r>
      <w:r w:rsidR="002048B4">
        <w:rPr>
          <w:color w:val="0D0D0D" w:themeColor="text1" w:themeTint="F2"/>
          <w:sz w:val="24"/>
          <w:szCs w:val="24"/>
        </w:rPr>
        <w:t xml:space="preserve"> rides </w:t>
      </w:r>
      <w:r w:rsidR="00065A7A">
        <w:rPr>
          <w:color w:val="0D0D0D" w:themeColor="text1" w:themeTint="F2"/>
          <w:sz w:val="24"/>
          <w:szCs w:val="24"/>
        </w:rPr>
        <w:t>are above 30 km.</w:t>
      </w:r>
    </w:p>
    <w:p w14:paraId="57545B25" w14:textId="25D9E79C" w:rsidR="00065A7A" w:rsidRDefault="00065A7A" w:rsidP="00735B22">
      <w:pPr>
        <w:spacing w:after="120"/>
        <w:rPr>
          <w:color w:val="0D0D0D" w:themeColor="text1" w:themeTint="F2"/>
          <w:sz w:val="24"/>
          <w:szCs w:val="24"/>
        </w:rPr>
      </w:pPr>
      <w:r w:rsidRPr="00280A57">
        <w:rPr>
          <w:b/>
          <w:bCs/>
          <w:color w:val="0D0D0D" w:themeColor="text1" w:themeTint="F2"/>
          <w:sz w:val="28"/>
          <w:szCs w:val="28"/>
        </w:rPr>
        <w:t>Explanation</w:t>
      </w:r>
      <w:r>
        <w:rPr>
          <w:color w:val="0D0D0D" w:themeColor="text1" w:themeTint="F2"/>
          <w:sz w:val="24"/>
          <w:szCs w:val="24"/>
        </w:rPr>
        <w:t xml:space="preserve">: this means </w:t>
      </w:r>
      <w:r w:rsidR="00B9569E">
        <w:rPr>
          <w:color w:val="0D0D0D" w:themeColor="text1" w:themeTint="F2"/>
          <w:sz w:val="24"/>
          <w:szCs w:val="24"/>
        </w:rPr>
        <w:t>13602 customer booked the long distances above 30km</w:t>
      </w:r>
      <w:r w:rsidR="0031730D">
        <w:rPr>
          <w:color w:val="0D0D0D" w:themeColor="text1" w:themeTint="F2"/>
          <w:sz w:val="24"/>
          <w:szCs w:val="24"/>
        </w:rPr>
        <w:t>.</w:t>
      </w:r>
    </w:p>
    <w:p w14:paraId="4370BED9" w14:textId="194A36C4" w:rsidR="0031730D" w:rsidRDefault="0031730D" w:rsidP="00735B22">
      <w:pPr>
        <w:spacing w:after="120"/>
        <w:rPr>
          <w:color w:val="0D0D0D" w:themeColor="text1" w:themeTint="F2"/>
          <w:sz w:val="24"/>
          <w:szCs w:val="24"/>
        </w:rPr>
      </w:pPr>
      <w:r>
        <w:rPr>
          <w:color w:val="0D0D0D" w:themeColor="text1" w:themeTint="F2"/>
          <w:sz w:val="24"/>
          <w:szCs w:val="24"/>
        </w:rPr>
        <w:t xml:space="preserve">The many people can use the cabs </w:t>
      </w:r>
      <w:r w:rsidR="00477958">
        <w:rPr>
          <w:color w:val="0D0D0D" w:themeColor="text1" w:themeTint="F2"/>
          <w:sz w:val="24"/>
          <w:szCs w:val="24"/>
        </w:rPr>
        <w:t>services for long trip .</w:t>
      </w:r>
    </w:p>
    <w:p w14:paraId="28B0A434" w14:textId="77777777" w:rsidR="00477958" w:rsidRDefault="00477958" w:rsidP="00735B22">
      <w:pPr>
        <w:spacing w:after="120"/>
        <w:rPr>
          <w:color w:val="0D0D0D" w:themeColor="text1" w:themeTint="F2"/>
          <w:sz w:val="24"/>
          <w:szCs w:val="24"/>
        </w:rPr>
      </w:pPr>
    </w:p>
    <w:p w14:paraId="34C60928" w14:textId="6B8DEB99" w:rsidR="00477958" w:rsidRPr="00532EAA" w:rsidRDefault="00AD44C6" w:rsidP="00735B22">
      <w:pPr>
        <w:spacing w:after="120"/>
        <w:rPr>
          <w:b/>
          <w:bCs/>
          <w:color w:val="FF1D1D"/>
          <w:sz w:val="28"/>
          <w:szCs w:val="28"/>
        </w:rPr>
      </w:pPr>
      <w:r w:rsidRPr="00532EAA">
        <w:rPr>
          <w:b/>
          <w:bCs/>
          <w:color w:val="FF1D1D"/>
          <w:sz w:val="28"/>
          <w:szCs w:val="28"/>
        </w:rPr>
        <w:t>U77] What is the standard deviation of ride distances?</w:t>
      </w:r>
    </w:p>
    <w:p w14:paraId="7F21D527" w14:textId="5A0A7F2B" w:rsidR="00735B22" w:rsidRPr="00532EAA" w:rsidRDefault="00AD44C6" w:rsidP="00800370">
      <w:pPr>
        <w:spacing w:after="120"/>
        <w:rPr>
          <w:color w:val="0D0D0D" w:themeColor="text1" w:themeTint="F2"/>
          <w:sz w:val="24"/>
          <w:szCs w:val="24"/>
        </w:rPr>
      </w:pPr>
      <w:r w:rsidRPr="00280A57">
        <w:rPr>
          <w:b/>
          <w:bCs/>
          <w:color w:val="0D0D0D" w:themeColor="text1" w:themeTint="F2"/>
          <w:sz w:val="28"/>
          <w:szCs w:val="28"/>
        </w:rPr>
        <w:t>Answer</w:t>
      </w:r>
      <w:r w:rsidRPr="00532EAA">
        <w:rPr>
          <w:color w:val="0D0D0D" w:themeColor="text1" w:themeTint="F2"/>
          <w:sz w:val="24"/>
          <w:szCs w:val="24"/>
        </w:rPr>
        <w:t>:- the standar</w:t>
      </w:r>
      <w:r w:rsidR="009A1711" w:rsidRPr="00532EAA">
        <w:rPr>
          <w:color w:val="0D0D0D" w:themeColor="text1" w:themeTint="F2"/>
          <w:sz w:val="24"/>
          <w:szCs w:val="24"/>
        </w:rPr>
        <w:t xml:space="preserve">ds </w:t>
      </w:r>
      <w:r w:rsidRPr="00532EAA">
        <w:rPr>
          <w:color w:val="0D0D0D" w:themeColor="text1" w:themeTint="F2"/>
          <w:sz w:val="24"/>
          <w:szCs w:val="24"/>
        </w:rPr>
        <w:t xml:space="preserve">deviation of ride distances </w:t>
      </w:r>
      <w:r w:rsidR="009A1711" w:rsidRPr="00532EAA">
        <w:rPr>
          <w:color w:val="0D0D0D" w:themeColor="text1" w:themeTint="F2"/>
          <w:sz w:val="24"/>
          <w:szCs w:val="24"/>
        </w:rPr>
        <w:t>is 14.17</w:t>
      </w:r>
      <w:r w:rsidR="003B71A4" w:rsidRPr="00532EAA">
        <w:rPr>
          <w:color w:val="0D0D0D" w:themeColor="text1" w:themeTint="F2"/>
          <w:sz w:val="24"/>
          <w:szCs w:val="24"/>
        </w:rPr>
        <w:t>.</w:t>
      </w:r>
    </w:p>
    <w:p w14:paraId="5A786419" w14:textId="77777777" w:rsidR="0089596F" w:rsidRPr="00532EAA" w:rsidRDefault="003B71A4" w:rsidP="00800370">
      <w:pPr>
        <w:spacing w:after="120"/>
        <w:rPr>
          <w:color w:val="0D0D0D" w:themeColor="text1" w:themeTint="F2"/>
          <w:sz w:val="24"/>
          <w:szCs w:val="24"/>
        </w:rPr>
      </w:pPr>
      <w:r w:rsidRPr="00280A57">
        <w:rPr>
          <w:b/>
          <w:bCs/>
          <w:color w:val="0D0D0D" w:themeColor="text1" w:themeTint="F2"/>
          <w:sz w:val="28"/>
          <w:szCs w:val="28"/>
        </w:rPr>
        <w:t>Explanation</w:t>
      </w:r>
      <w:r w:rsidRPr="00532EAA">
        <w:rPr>
          <w:color w:val="0D0D0D" w:themeColor="text1" w:themeTint="F2"/>
          <w:sz w:val="24"/>
          <w:szCs w:val="24"/>
        </w:rPr>
        <w:t xml:space="preserve">: </w:t>
      </w:r>
      <w:r w:rsidR="00BA4D91" w:rsidRPr="00532EAA">
        <w:rPr>
          <w:color w:val="0D0D0D" w:themeColor="text1" w:themeTint="F2"/>
          <w:sz w:val="24"/>
          <w:szCs w:val="24"/>
        </w:rPr>
        <w:t xml:space="preserve">the ride distances columns </w:t>
      </w:r>
      <w:r w:rsidR="005B4A33" w:rsidRPr="00532EAA">
        <w:rPr>
          <w:color w:val="0D0D0D" w:themeColor="text1" w:themeTint="F2"/>
          <w:sz w:val="24"/>
          <w:szCs w:val="24"/>
        </w:rPr>
        <w:t xml:space="preserve">shows the  rides distances </w:t>
      </w:r>
      <w:r w:rsidR="0089596F" w:rsidRPr="00532EAA">
        <w:rPr>
          <w:color w:val="0D0D0D" w:themeColor="text1" w:themeTint="F2"/>
          <w:sz w:val="24"/>
          <w:szCs w:val="24"/>
        </w:rPr>
        <w:t>of the cab.</w:t>
      </w:r>
    </w:p>
    <w:p w14:paraId="72C0FCFA" w14:textId="77777777" w:rsidR="004E392C" w:rsidRPr="00532EAA" w:rsidRDefault="0089596F" w:rsidP="00800370">
      <w:pPr>
        <w:spacing w:after="120"/>
        <w:rPr>
          <w:color w:val="0D0D0D" w:themeColor="text1" w:themeTint="F2"/>
          <w:sz w:val="24"/>
          <w:szCs w:val="24"/>
        </w:rPr>
      </w:pPr>
      <w:r w:rsidRPr="00532EAA">
        <w:rPr>
          <w:color w:val="0D0D0D" w:themeColor="text1" w:themeTint="F2"/>
          <w:sz w:val="24"/>
          <w:szCs w:val="24"/>
        </w:rPr>
        <w:t>And we find the standard</w:t>
      </w:r>
      <w:r w:rsidR="00263860" w:rsidRPr="00532EAA">
        <w:rPr>
          <w:color w:val="0D0D0D" w:themeColor="text1" w:themeTint="F2"/>
          <w:sz w:val="24"/>
          <w:szCs w:val="24"/>
        </w:rPr>
        <w:t xml:space="preserve"> deviation of this .</w:t>
      </w:r>
    </w:p>
    <w:p w14:paraId="0F238B96" w14:textId="77777777" w:rsidR="004E392C" w:rsidRDefault="004E392C" w:rsidP="00800370">
      <w:pPr>
        <w:spacing w:after="120"/>
        <w:rPr>
          <w:b/>
          <w:bCs/>
          <w:color w:val="0D0D0D" w:themeColor="text1" w:themeTint="F2"/>
        </w:rPr>
      </w:pPr>
    </w:p>
    <w:p w14:paraId="051D6A2F" w14:textId="70B5F276" w:rsidR="003B71A4" w:rsidRPr="00800370" w:rsidRDefault="005B4A33" w:rsidP="00800370">
      <w:pPr>
        <w:spacing w:after="120"/>
        <w:rPr>
          <w:b/>
          <w:bCs/>
          <w:color w:val="0D0D0D" w:themeColor="text1" w:themeTint="F2"/>
        </w:rPr>
      </w:pPr>
      <w:r>
        <w:rPr>
          <w:b/>
          <w:bCs/>
          <w:color w:val="0D0D0D" w:themeColor="text1" w:themeTint="F2"/>
        </w:rPr>
        <w:t xml:space="preserve"> </w:t>
      </w:r>
    </w:p>
    <w:p w14:paraId="4545B1BC" w14:textId="77777777" w:rsidR="007273BC" w:rsidRPr="002C5F3F" w:rsidRDefault="007273BC" w:rsidP="002C5F3F">
      <w:pPr>
        <w:spacing w:after="120"/>
        <w:rPr>
          <w:color w:val="0D0D0D" w:themeColor="text1" w:themeTint="F2"/>
          <w:sz w:val="24"/>
          <w:szCs w:val="24"/>
        </w:rPr>
      </w:pPr>
    </w:p>
    <w:p w14:paraId="2E9372CC" w14:textId="77777777" w:rsidR="002C5F3F" w:rsidRDefault="002C5F3F" w:rsidP="0066335C">
      <w:pPr>
        <w:spacing w:after="120"/>
        <w:rPr>
          <w:color w:val="0D0D0D" w:themeColor="text1" w:themeTint="F2"/>
          <w:sz w:val="24"/>
          <w:szCs w:val="24"/>
        </w:rPr>
      </w:pPr>
    </w:p>
    <w:p w14:paraId="743CBE39" w14:textId="77777777" w:rsidR="00C53B53" w:rsidRDefault="00C53B53" w:rsidP="0066335C">
      <w:pPr>
        <w:spacing w:after="120"/>
        <w:rPr>
          <w:color w:val="0D0D0D" w:themeColor="text1" w:themeTint="F2"/>
          <w:sz w:val="24"/>
          <w:szCs w:val="24"/>
        </w:rPr>
      </w:pPr>
    </w:p>
    <w:p w14:paraId="00E0BEB5" w14:textId="021CF904" w:rsidR="00C53B53" w:rsidRDefault="00C53B53" w:rsidP="0066335C">
      <w:pPr>
        <w:spacing w:after="120"/>
        <w:rPr>
          <w:b/>
          <w:bCs/>
          <w:color w:val="FF1D1D"/>
          <w:sz w:val="28"/>
          <w:szCs w:val="28"/>
        </w:rPr>
      </w:pPr>
      <w:r w:rsidRPr="008919DD">
        <w:rPr>
          <w:b/>
          <w:bCs/>
          <w:color w:val="FF1D1D"/>
          <w:sz w:val="28"/>
          <w:szCs w:val="28"/>
        </w:rPr>
        <w:t>U</w:t>
      </w:r>
      <w:r w:rsidR="00C468DC">
        <w:rPr>
          <w:b/>
          <w:bCs/>
          <w:color w:val="FF1D1D"/>
          <w:sz w:val="28"/>
          <w:szCs w:val="28"/>
        </w:rPr>
        <w:t>78</w:t>
      </w:r>
      <w:r w:rsidRPr="008919DD">
        <w:rPr>
          <w:b/>
          <w:bCs/>
          <w:color w:val="FF1D1D"/>
          <w:sz w:val="28"/>
          <w:szCs w:val="28"/>
        </w:rPr>
        <w:t>]</w:t>
      </w:r>
      <w:r w:rsidR="008919DD" w:rsidRPr="008919DD">
        <w:rPr>
          <w:b/>
          <w:bCs/>
          <w:color w:val="FF1D1D"/>
          <w:sz w:val="28"/>
          <w:szCs w:val="28"/>
        </w:rPr>
        <w:t xml:space="preserve"> What is the average rating given by the driver?</w:t>
      </w:r>
    </w:p>
    <w:p w14:paraId="5FE1150D" w14:textId="2400BDB6" w:rsidR="004264A1" w:rsidRDefault="004264A1" w:rsidP="0066335C">
      <w:pPr>
        <w:spacing w:after="120"/>
        <w:rPr>
          <w:color w:val="0D0D0D" w:themeColor="text1" w:themeTint="F2"/>
          <w:sz w:val="24"/>
          <w:szCs w:val="24"/>
        </w:rPr>
      </w:pPr>
      <w:r w:rsidRPr="004027F7">
        <w:rPr>
          <w:b/>
          <w:bCs/>
          <w:color w:val="0D0D0D" w:themeColor="text1" w:themeTint="F2"/>
          <w:sz w:val="28"/>
          <w:szCs w:val="28"/>
        </w:rPr>
        <w:t xml:space="preserve">Answer:- </w:t>
      </w:r>
      <w:r w:rsidRPr="004027F7">
        <w:rPr>
          <w:color w:val="0D0D0D" w:themeColor="text1" w:themeTint="F2"/>
          <w:sz w:val="24"/>
          <w:szCs w:val="24"/>
        </w:rPr>
        <w:t xml:space="preserve">The average </w:t>
      </w:r>
      <w:r w:rsidR="004027F7" w:rsidRPr="004027F7">
        <w:rPr>
          <w:color w:val="0D0D0D" w:themeColor="text1" w:themeTint="F2"/>
          <w:sz w:val="24"/>
          <w:szCs w:val="24"/>
        </w:rPr>
        <w:t>rating given by driver is 4.0</w:t>
      </w:r>
    </w:p>
    <w:p w14:paraId="43889A3D" w14:textId="23CBDADB" w:rsidR="002D5EB6" w:rsidRDefault="004027F7" w:rsidP="002D5EB6">
      <w:pPr>
        <w:spacing w:after="120"/>
        <w:rPr>
          <w:color w:val="0D0D0D" w:themeColor="text1" w:themeTint="F2"/>
          <w:sz w:val="24"/>
          <w:szCs w:val="24"/>
        </w:rPr>
      </w:pPr>
      <w:r>
        <w:rPr>
          <w:b/>
          <w:bCs/>
          <w:color w:val="0D0D0D" w:themeColor="text1" w:themeTint="F2"/>
          <w:sz w:val="28"/>
          <w:szCs w:val="28"/>
        </w:rPr>
        <w:t>Explanation:</w:t>
      </w:r>
      <w:r w:rsidRPr="0066335C">
        <w:rPr>
          <w:rFonts w:ascii="Times New Roman" w:eastAsia="Times New Roman" w:hAnsi="Symbol" w:cs="Times New Roman"/>
          <w:kern w:val="0"/>
          <w:sz w:val="24"/>
          <w:szCs w:val="24"/>
          <w:lang w:eastAsia="en-IN"/>
          <w14:ligatures w14:val="none"/>
        </w:rPr>
        <w:t xml:space="preserve"> </w:t>
      </w:r>
      <w:r w:rsidRPr="0066335C">
        <w:rPr>
          <w:b/>
          <w:bCs/>
          <w:color w:val="0D0D0D" w:themeColor="text1" w:themeTint="F2"/>
          <w:sz w:val="28"/>
          <w:szCs w:val="28"/>
        </w:rPr>
        <w:t xml:space="preserve"> </w:t>
      </w:r>
      <w:r w:rsidR="002D5EB6" w:rsidRPr="00FD0857">
        <w:rPr>
          <w:color w:val="0D0D0D" w:themeColor="text1" w:themeTint="F2"/>
          <w:sz w:val="24"/>
          <w:szCs w:val="24"/>
        </w:rPr>
        <w:t>Drivers usually rate customers after trips.</w:t>
      </w:r>
      <w:r w:rsidR="00FD0857">
        <w:rPr>
          <w:color w:val="0D0D0D" w:themeColor="text1" w:themeTint="F2"/>
          <w:sz w:val="24"/>
          <w:szCs w:val="24"/>
        </w:rPr>
        <w:t xml:space="preserve"> </w:t>
      </w:r>
      <w:r w:rsidR="002D5EB6" w:rsidRPr="002D5EB6">
        <w:rPr>
          <w:color w:val="0D0D0D" w:themeColor="text1" w:themeTint="F2"/>
          <w:sz w:val="24"/>
          <w:szCs w:val="24"/>
        </w:rPr>
        <w:t>By taking the mean of the Driver Ratings column, we find the average is a little above 4 stars, which means drivers generally give good ratings to customers.</w:t>
      </w:r>
    </w:p>
    <w:p w14:paraId="0140D8D0" w14:textId="77777777" w:rsidR="00FD0857" w:rsidRDefault="00FD0857" w:rsidP="002D5EB6">
      <w:pPr>
        <w:spacing w:after="120"/>
        <w:rPr>
          <w:color w:val="0D0D0D" w:themeColor="text1" w:themeTint="F2"/>
          <w:sz w:val="24"/>
          <w:szCs w:val="24"/>
        </w:rPr>
      </w:pPr>
    </w:p>
    <w:p w14:paraId="6072C2A1" w14:textId="58681606" w:rsidR="006A27FE" w:rsidRDefault="00FD0857" w:rsidP="006A27FE">
      <w:pPr>
        <w:spacing w:after="120"/>
        <w:rPr>
          <w:b/>
          <w:bCs/>
          <w:color w:val="FF1D1D"/>
          <w:sz w:val="28"/>
          <w:szCs w:val="28"/>
        </w:rPr>
      </w:pPr>
      <w:r w:rsidRPr="00903970">
        <w:rPr>
          <w:b/>
          <w:bCs/>
          <w:color w:val="FF1D1D"/>
          <w:sz w:val="28"/>
          <w:szCs w:val="28"/>
        </w:rPr>
        <w:lastRenderedPageBreak/>
        <w:t>U</w:t>
      </w:r>
      <w:r w:rsidR="00C468DC">
        <w:rPr>
          <w:b/>
          <w:bCs/>
          <w:color w:val="FF1D1D"/>
          <w:sz w:val="28"/>
          <w:szCs w:val="28"/>
        </w:rPr>
        <w:t>79</w:t>
      </w:r>
      <w:r w:rsidRPr="00903970">
        <w:rPr>
          <w:b/>
          <w:bCs/>
          <w:color w:val="FF1D1D"/>
          <w:sz w:val="28"/>
          <w:szCs w:val="28"/>
        </w:rPr>
        <w:t xml:space="preserve">] </w:t>
      </w:r>
      <w:r w:rsidR="00903970" w:rsidRPr="00903970">
        <w:rPr>
          <w:b/>
          <w:bCs/>
          <w:color w:val="FF1D1D"/>
          <w:sz w:val="28"/>
          <w:szCs w:val="28"/>
        </w:rPr>
        <w:t>How many customers gave a</w:t>
      </w:r>
      <w:r w:rsidR="00FA5EA1">
        <w:rPr>
          <w:b/>
          <w:bCs/>
          <w:color w:val="FF1D1D"/>
          <w:sz w:val="28"/>
          <w:szCs w:val="28"/>
        </w:rPr>
        <w:t xml:space="preserve"> 5</w:t>
      </w:r>
      <w:r w:rsidR="00903970" w:rsidRPr="00903970">
        <w:rPr>
          <w:b/>
          <w:bCs/>
          <w:color w:val="FF1D1D"/>
          <w:sz w:val="28"/>
          <w:szCs w:val="28"/>
        </w:rPr>
        <w:t xml:space="preserve"> * rating?</w:t>
      </w:r>
    </w:p>
    <w:p w14:paraId="191C71C8" w14:textId="76D65669" w:rsidR="000F3E3B" w:rsidRDefault="000F3E3B" w:rsidP="006A27FE">
      <w:pPr>
        <w:spacing w:after="120"/>
        <w:rPr>
          <w:color w:val="0D0D0D" w:themeColor="text1" w:themeTint="F2"/>
          <w:sz w:val="24"/>
          <w:szCs w:val="24"/>
        </w:rPr>
      </w:pPr>
      <w:r w:rsidRPr="000F3E3B">
        <w:rPr>
          <w:b/>
          <w:bCs/>
          <w:color w:val="0D0D0D" w:themeColor="text1" w:themeTint="F2"/>
          <w:sz w:val="28"/>
          <w:szCs w:val="28"/>
        </w:rPr>
        <w:t>Answer:</w:t>
      </w:r>
      <w:r w:rsidRPr="000F3E3B">
        <w:rPr>
          <w:color w:val="0D0D0D" w:themeColor="text1" w:themeTint="F2"/>
          <w:sz w:val="24"/>
          <w:szCs w:val="24"/>
        </w:rPr>
        <w:t xml:space="preserve"> 793 customers gave a perfect 5</w:t>
      </w:r>
      <w:r>
        <w:rPr>
          <w:rFonts w:ascii="Segoe UI Emoji" w:hAnsi="Segoe UI Emoji" w:cs="Segoe UI Emoji"/>
          <w:color w:val="0D0D0D" w:themeColor="text1" w:themeTint="F2"/>
          <w:sz w:val="24"/>
          <w:szCs w:val="24"/>
        </w:rPr>
        <w:t>*</w:t>
      </w:r>
      <w:r w:rsidRPr="000F3E3B">
        <w:rPr>
          <w:color w:val="0D0D0D" w:themeColor="text1" w:themeTint="F2"/>
          <w:sz w:val="24"/>
          <w:szCs w:val="24"/>
        </w:rPr>
        <w:t xml:space="preserve"> rating.</w:t>
      </w:r>
    </w:p>
    <w:p w14:paraId="57BDA31F" w14:textId="655074A7" w:rsidR="001B4CF6" w:rsidRDefault="001B4CF6" w:rsidP="001B4CF6">
      <w:pPr>
        <w:spacing w:after="120"/>
        <w:rPr>
          <w:rFonts w:ascii="Segoe UI Emoji" w:hAnsi="Segoe UI Emoji" w:cs="Segoe UI Emoji"/>
          <w:color w:val="0D0D0D" w:themeColor="text1" w:themeTint="F2"/>
          <w:sz w:val="24"/>
          <w:szCs w:val="24"/>
        </w:rPr>
      </w:pPr>
      <w:r w:rsidRPr="00284A46">
        <w:rPr>
          <w:b/>
          <w:bCs/>
          <w:color w:val="0D0D0D" w:themeColor="text1" w:themeTint="F2"/>
          <w:sz w:val="28"/>
          <w:szCs w:val="28"/>
        </w:rPr>
        <w:t>Explanation:</w:t>
      </w:r>
      <w:r w:rsidRPr="001B4CF6">
        <w:rPr>
          <w:color w:val="0D0D0D" w:themeColor="text1" w:themeTint="F2"/>
          <w:sz w:val="24"/>
          <w:szCs w:val="24"/>
        </w:rPr>
        <w:t xml:space="preserve"> Customers give ratings after a trip.</w:t>
      </w:r>
      <w:r w:rsidR="00284A46">
        <w:rPr>
          <w:color w:val="0D0D0D" w:themeColor="text1" w:themeTint="F2"/>
          <w:sz w:val="24"/>
          <w:szCs w:val="24"/>
        </w:rPr>
        <w:t xml:space="preserve"> </w:t>
      </w:r>
      <w:r w:rsidRPr="001B4CF6">
        <w:rPr>
          <w:color w:val="0D0D0D" w:themeColor="text1" w:themeTint="F2"/>
          <w:sz w:val="24"/>
          <w:szCs w:val="24"/>
        </w:rPr>
        <w:t>Some give 3, some 4, and some 5.</w:t>
      </w:r>
      <w:r w:rsidR="00284A46">
        <w:rPr>
          <w:color w:val="0D0D0D" w:themeColor="text1" w:themeTint="F2"/>
          <w:sz w:val="24"/>
          <w:szCs w:val="24"/>
        </w:rPr>
        <w:t xml:space="preserve"> </w:t>
      </w:r>
      <w:r w:rsidRPr="001B4CF6">
        <w:rPr>
          <w:color w:val="0D0D0D" w:themeColor="text1" w:themeTint="F2"/>
          <w:sz w:val="24"/>
          <w:szCs w:val="24"/>
        </w:rPr>
        <w:t>When we count only the 5-star ratings, we find 793 customers gave it.</w:t>
      </w:r>
      <w:r w:rsidR="00284A46">
        <w:rPr>
          <w:color w:val="0D0D0D" w:themeColor="text1" w:themeTint="F2"/>
          <w:sz w:val="24"/>
          <w:szCs w:val="24"/>
        </w:rPr>
        <w:t xml:space="preserve"> </w:t>
      </w:r>
      <w:r w:rsidRPr="001B4CF6">
        <w:rPr>
          <w:color w:val="0D0D0D" w:themeColor="text1" w:themeTint="F2"/>
          <w:sz w:val="24"/>
          <w:szCs w:val="24"/>
        </w:rPr>
        <w:t xml:space="preserve">So, 793 people were fully happy with their ride </w:t>
      </w:r>
      <w:r w:rsidRPr="001B4CF6">
        <w:rPr>
          <w:rFonts w:ascii="Segoe UI Emoji" w:hAnsi="Segoe UI Emoji" w:cs="Segoe UI Emoji"/>
          <w:color w:val="0D0D0D" w:themeColor="text1" w:themeTint="F2"/>
          <w:sz w:val="24"/>
          <w:szCs w:val="24"/>
        </w:rPr>
        <w:t>.</w:t>
      </w:r>
    </w:p>
    <w:p w14:paraId="100A764D" w14:textId="77777777" w:rsidR="00284A46" w:rsidRDefault="00284A46" w:rsidP="001B4CF6">
      <w:pPr>
        <w:spacing w:after="120"/>
        <w:rPr>
          <w:rFonts w:ascii="Segoe UI Emoji" w:hAnsi="Segoe UI Emoji" w:cs="Segoe UI Emoji"/>
          <w:color w:val="0D0D0D" w:themeColor="text1" w:themeTint="F2"/>
          <w:sz w:val="24"/>
          <w:szCs w:val="24"/>
        </w:rPr>
      </w:pPr>
    </w:p>
    <w:p w14:paraId="6A347B15" w14:textId="27412372" w:rsidR="00284A46" w:rsidRPr="001B4CF6" w:rsidRDefault="00284A46" w:rsidP="001B4CF6">
      <w:pPr>
        <w:spacing w:after="120"/>
        <w:rPr>
          <w:rFonts w:cstheme="minorHAnsi"/>
          <w:b/>
          <w:bCs/>
          <w:color w:val="FF1D1D"/>
          <w:sz w:val="28"/>
          <w:szCs w:val="28"/>
        </w:rPr>
      </w:pPr>
      <w:r w:rsidRPr="00361D52">
        <w:rPr>
          <w:rFonts w:cstheme="minorHAnsi"/>
          <w:b/>
          <w:bCs/>
          <w:color w:val="FF1D1D"/>
          <w:sz w:val="28"/>
          <w:szCs w:val="28"/>
        </w:rPr>
        <w:t>U</w:t>
      </w:r>
      <w:r w:rsidR="00C468DC">
        <w:rPr>
          <w:rFonts w:cstheme="minorHAnsi"/>
          <w:b/>
          <w:bCs/>
          <w:color w:val="FF1D1D"/>
          <w:sz w:val="28"/>
          <w:szCs w:val="28"/>
        </w:rPr>
        <w:t>8</w:t>
      </w:r>
      <w:r w:rsidRPr="00361D52">
        <w:rPr>
          <w:rFonts w:cstheme="minorHAnsi"/>
          <w:b/>
          <w:bCs/>
          <w:color w:val="FF1D1D"/>
          <w:sz w:val="28"/>
          <w:szCs w:val="28"/>
        </w:rPr>
        <w:t>0]</w:t>
      </w:r>
      <w:r w:rsidR="00661CE5" w:rsidRPr="00361D52">
        <w:rPr>
          <w:rFonts w:cstheme="minorHAnsi"/>
          <w:b/>
          <w:bCs/>
          <w:color w:val="FF1D1D"/>
          <w:sz w:val="28"/>
          <w:szCs w:val="28"/>
        </w:rPr>
        <w:t xml:space="preserve"> </w:t>
      </w:r>
      <w:r w:rsidR="00442657" w:rsidRPr="00361D52">
        <w:rPr>
          <w:rFonts w:cstheme="minorHAnsi"/>
          <w:b/>
          <w:bCs/>
          <w:color w:val="FF1D1D"/>
          <w:sz w:val="28"/>
          <w:szCs w:val="28"/>
        </w:rPr>
        <w:t>How many customers did not give any rating?</w:t>
      </w:r>
    </w:p>
    <w:p w14:paraId="25290ECC" w14:textId="1BDBB05C" w:rsidR="001B4CF6" w:rsidRDefault="002C59E7" w:rsidP="006A27FE">
      <w:pPr>
        <w:spacing w:after="120"/>
        <w:rPr>
          <w:color w:val="0D0D0D" w:themeColor="text1" w:themeTint="F2"/>
          <w:sz w:val="24"/>
          <w:szCs w:val="24"/>
        </w:rPr>
      </w:pPr>
      <w:r w:rsidRPr="002C59E7">
        <w:rPr>
          <w:b/>
          <w:bCs/>
          <w:color w:val="0D0D0D" w:themeColor="text1" w:themeTint="F2"/>
          <w:sz w:val="28"/>
          <w:szCs w:val="28"/>
        </w:rPr>
        <w:t xml:space="preserve">Answer: </w:t>
      </w:r>
      <w:r w:rsidRPr="00D007DC">
        <w:rPr>
          <w:color w:val="0D0D0D" w:themeColor="text1" w:themeTint="F2"/>
          <w:sz w:val="24"/>
          <w:szCs w:val="24"/>
        </w:rPr>
        <w:t>16,515 customers did not give a rating.</w:t>
      </w:r>
    </w:p>
    <w:p w14:paraId="1BC40EFC" w14:textId="5F76B71F" w:rsidR="000F3E3B" w:rsidRDefault="00D007DC" w:rsidP="00A2699D">
      <w:pPr>
        <w:spacing w:after="120"/>
        <w:rPr>
          <w:color w:val="0D0D0D" w:themeColor="text1" w:themeTint="F2"/>
          <w:sz w:val="24"/>
          <w:szCs w:val="24"/>
        </w:rPr>
      </w:pPr>
      <w:r w:rsidRPr="00D007DC">
        <w:rPr>
          <w:b/>
          <w:bCs/>
          <w:color w:val="0D0D0D" w:themeColor="text1" w:themeTint="F2"/>
          <w:sz w:val="28"/>
          <w:szCs w:val="28"/>
        </w:rPr>
        <w:t>Explanation:</w:t>
      </w:r>
      <w:r w:rsidR="00215BEE" w:rsidRPr="00215BEE">
        <w:t xml:space="preserve"> </w:t>
      </w:r>
      <w:r w:rsidR="00215BEE" w:rsidRPr="00215BEE">
        <w:rPr>
          <w:color w:val="0D0D0D" w:themeColor="text1" w:themeTint="F2"/>
          <w:sz w:val="24"/>
          <w:szCs w:val="24"/>
        </w:rPr>
        <w:t>There are 16,515 customers who did not give any rating. They left the rating column empty.</w:t>
      </w:r>
      <w:r w:rsidR="00650FC3">
        <w:rPr>
          <w:color w:val="0D0D0D" w:themeColor="text1" w:themeTint="F2"/>
          <w:sz w:val="24"/>
          <w:szCs w:val="24"/>
        </w:rPr>
        <w:t xml:space="preserve"> 16,515 customer don’t </w:t>
      </w:r>
      <w:r w:rsidR="00262D31">
        <w:rPr>
          <w:color w:val="0D0D0D" w:themeColor="text1" w:themeTint="F2"/>
          <w:sz w:val="24"/>
          <w:szCs w:val="24"/>
        </w:rPr>
        <w:t>want to give a rating .</w:t>
      </w:r>
    </w:p>
    <w:p w14:paraId="69CA7DA3" w14:textId="77777777" w:rsidR="00862DF1" w:rsidRDefault="00862DF1" w:rsidP="00A2699D">
      <w:pPr>
        <w:spacing w:after="120"/>
        <w:rPr>
          <w:color w:val="0D0D0D" w:themeColor="text1" w:themeTint="F2"/>
          <w:sz w:val="24"/>
          <w:szCs w:val="24"/>
        </w:rPr>
      </w:pPr>
    </w:p>
    <w:p w14:paraId="528E0D91" w14:textId="77777777" w:rsidR="00862DF1" w:rsidRDefault="00862DF1" w:rsidP="00A2699D">
      <w:pPr>
        <w:spacing w:after="120"/>
        <w:rPr>
          <w:color w:val="0D0D0D" w:themeColor="text1" w:themeTint="F2"/>
          <w:sz w:val="24"/>
          <w:szCs w:val="24"/>
        </w:rPr>
      </w:pPr>
    </w:p>
    <w:p w14:paraId="7CF7908D" w14:textId="4E3126A4" w:rsidR="00862DF1" w:rsidRPr="00955949" w:rsidRDefault="00955949" w:rsidP="00955949">
      <w:r w:rsidRPr="00CC2CDB">
        <w:rPr>
          <w:b/>
          <w:sz w:val="32"/>
          <w:highlight w:val="cyan"/>
        </w:rPr>
        <w:t>Analysis: Bivariate (B1–B30)</w:t>
      </w:r>
      <w:r w:rsidR="00C95882">
        <w:rPr>
          <w:b/>
          <w:sz w:val="32"/>
        </w:rPr>
        <w:t xml:space="preserve">               </w:t>
      </w:r>
    </w:p>
    <w:p w14:paraId="5CA5E27F" w14:textId="77777777" w:rsidR="00862DF1" w:rsidRDefault="00862DF1" w:rsidP="00A2699D">
      <w:pPr>
        <w:spacing w:after="120"/>
        <w:rPr>
          <w:color w:val="0D0D0D" w:themeColor="text1" w:themeTint="F2"/>
          <w:sz w:val="24"/>
          <w:szCs w:val="24"/>
        </w:rPr>
      </w:pPr>
    </w:p>
    <w:p w14:paraId="444DECC8" w14:textId="31A434C6" w:rsidR="00862DF1" w:rsidRPr="0087098A" w:rsidRDefault="00862DF1" w:rsidP="00862DF1">
      <w:pPr>
        <w:spacing w:after="120"/>
        <w:rPr>
          <w:b/>
          <w:bCs/>
          <w:color w:val="EE0000"/>
          <w:sz w:val="28"/>
          <w:szCs w:val="28"/>
        </w:rPr>
      </w:pPr>
      <w:r w:rsidRPr="0087098A">
        <w:rPr>
          <w:b/>
          <w:bCs/>
          <w:color w:val="EE0000"/>
          <w:sz w:val="28"/>
          <w:szCs w:val="28"/>
        </w:rPr>
        <w:t>B1] Which date had the highest average booking value?</w:t>
      </w:r>
    </w:p>
    <w:p w14:paraId="7C81892C" w14:textId="77777777" w:rsidR="00862DF1" w:rsidRPr="00862DF1" w:rsidRDefault="00862DF1" w:rsidP="00862DF1">
      <w:pPr>
        <w:spacing w:after="120"/>
        <w:rPr>
          <w:color w:val="0D0D0D" w:themeColor="text1" w:themeTint="F2"/>
          <w:sz w:val="24"/>
          <w:szCs w:val="24"/>
        </w:rPr>
      </w:pPr>
      <w:r w:rsidRPr="00434AA6">
        <w:rPr>
          <w:b/>
          <w:bCs/>
          <w:color w:val="0D0D0D" w:themeColor="text1" w:themeTint="F2"/>
          <w:sz w:val="28"/>
          <w:szCs w:val="28"/>
        </w:rPr>
        <w:t>Answer</w:t>
      </w:r>
      <w:r w:rsidRPr="00862DF1">
        <w:rPr>
          <w:b/>
          <w:bCs/>
          <w:color w:val="0D0D0D" w:themeColor="text1" w:themeTint="F2"/>
          <w:sz w:val="24"/>
          <w:szCs w:val="24"/>
        </w:rPr>
        <w:t>:</w:t>
      </w:r>
      <w:r w:rsidRPr="00862DF1">
        <w:rPr>
          <w:color w:val="0D0D0D" w:themeColor="text1" w:themeTint="F2"/>
          <w:sz w:val="24"/>
          <w:szCs w:val="24"/>
        </w:rPr>
        <w:t xml:space="preserve"> 28-Jan-2024 with an average booking value of ₹1074.97.</w:t>
      </w:r>
    </w:p>
    <w:p w14:paraId="107858FE" w14:textId="77777777" w:rsidR="00862DF1" w:rsidRDefault="00862DF1" w:rsidP="00862DF1">
      <w:pPr>
        <w:spacing w:after="120"/>
        <w:rPr>
          <w:color w:val="0D0D0D" w:themeColor="text1" w:themeTint="F2"/>
          <w:sz w:val="24"/>
          <w:szCs w:val="24"/>
        </w:rPr>
      </w:pPr>
      <w:r w:rsidRPr="00434AA6">
        <w:rPr>
          <w:b/>
          <w:bCs/>
          <w:color w:val="0D0D0D" w:themeColor="text1" w:themeTint="F2"/>
          <w:sz w:val="28"/>
          <w:szCs w:val="28"/>
        </w:rPr>
        <w:t>Explanation</w:t>
      </w:r>
      <w:r w:rsidRPr="00862DF1">
        <w:rPr>
          <w:b/>
          <w:bCs/>
          <w:color w:val="0D0D0D" w:themeColor="text1" w:themeTint="F2"/>
          <w:sz w:val="24"/>
          <w:szCs w:val="24"/>
        </w:rPr>
        <w:t>:</w:t>
      </w:r>
      <w:r w:rsidRPr="00862DF1">
        <w:rPr>
          <w:color w:val="0D0D0D" w:themeColor="text1" w:themeTint="F2"/>
          <w:sz w:val="24"/>
          <w:szCs w:val="24"/>
        </w:rPr>
        <w:t xml:space="preserve"> This date recorded the highest spending per ride. It means customers paid more on average compared to all other date</w:t>
      </w:r>
    </w:p>
    <w:p w14:paraId="4558CE07" w14:textId="77777777" w:rsidR="00862DF1" w:rsidRDefault="00862DF1" w:rsidP="00862DF1">
      <w:pPr>
        <w:spacing w:after="120"/>
        <w:rPr>
          <w:color w:val="0D0D0D" w:themeColor="text1" w:themeTint="F2"/>
          <w:sz w:val="24"/>
          <w:szCs w:val="24"/>
        </w:rPr>
      </w:pPr>
    </w:p>
    <w:p w14:paraId="29A78900" w14:textId="77777777" w:rsidR="005260EB" w:rsidRPr="0087098A" w:rsidRDefault="005260EB" w:rsidP="00854088">
      <w:pPr>
        <w:spacing w:after="120"/>
        <w:rPr>
          <w:b/>
          <w:bCs/>
          <w:color w:val="EE0000"/>
          <w:sz w:val="28"/>
          <w:szCs w:val="28"/>
        </w:rPr>
      </w:pPr>
      <w:r w:rsidRPr="0087098A">
        <w:rPr>
          <w:b/>
          <w:bCs/>
          <w:color w:val="EE0000"/>
          <w:sz w:val="28"/>
          <w:szCs w:val="28"/>
        </w:rPr>
        <w:t xml:space="preserve">B2] Which drop location has the highest average driver rating? </w:t>
      </w:r>
    </w:p>
    <w:p w14:paraId="2AA6AAAC" w14:textId="039D0E94" w:rsidR="00854088" w:rsidRPr="00434AA6" w:rsidRDefault="00854088" w:rsidP="00854088">
      <w:pPr>
        <w:spacing w:after="120"/>
        <w:rPr>
          <w:color w:val="0D0D0D" w:themeColor="text1" w:themeTint="F2"/>
          <w:sz w:val="24"/>
          <w:szCs w:val="24"/>
        </w:rPr>
      </w:pPr>
      <w:r w:rsidRPr="00434AA6">
        <w:rPr>
          <w:b/>
          <w:bCs/>
          <w:color w:val="0D0D0D" w:themeColor="text1" w:themeTint="F2"/>
          <w:sz w:val="28"/>
          <w:szCs w:val="28"/>
        </w:rPr>
        <w:t>Answer</w:t>
      </w:r>
      <w:r w:rsidRPr="00854088">
        <w:rPr>
          <w:b/>
          <w:bCs/>
          <w:color w:val="0D0D0D" w:themeColor="text1" w:themeTint="F2"/>
          <w:sz w:val="24"/>
          <w:szCs w:val="24"/>
        </w:rPr>
        <w:t>:</w:t>
      </w:r>
      <w:r w:rsidR="005260EB">
        <w:rPr>
          <w:b/>
          <w:bCs/>
          <w:color w:val="0D0D0D" w:themeColor="text1" w:themeTint="F2"/>
          <w:sz w:val="24"/>
          <w:szCs w:val="24"/>
        </w:rPr>
        <w:t xml:space="preserve"> </w:t>
      </w:r>
      <w:r w:rsidRPr="00434AA6">
        <w:rPr>
          <w:color w:val="0D0D0D" w:themeColor="text1" w:themeTint="F2"/>
          <w:sz w:val="24"/>
          <w:szCs w:val="24"/>
        </w:rPr>
        <w:t>The drop location with the highest average driver rating is Area-15 with an average rating of 4.85.</w:t>
      </w:r>
    </w:p>
    <w:p w14:paraId="56EE46C0" w14:textId="290C8C8B" w:rsidR="00854088" w:rsidRPr="00854088" w:rsidRDefault="00854088" w:rsidP="00854088">
      <w:pPr>
        <w:spacing w:after="120"/>
        <w:rPr>
          <w:b/>
          <w:bCs/>
          <w:color w:val="0D0D0D" w:themeColor="text1" w:themeTint="F2"/>
          <w:sz w:val="24"/>
          <w:szCs w:val="24"/>
        </w:rPr>
      </w:pPr>
    </w:p>
    <w:p w14:paraId="0E1D0B6B" w14:textId="5F9459C8" w:rsidR="00854088" w:rsidRPr="00854088" w:rsidRDefault="00854088" w:rsidP="00854088">
      <w:pPr>
        <w:spacing w:after="120"/>
        <w:rPr>
          <w:b/>
          <w:bCs/>
          <w:color w:val="0D0D0D" w:themeColor="text1" w:themeTint="F2"/>
          <w:sz w:val="24"/>
          <w:szCs w:val="24"/>
        </w:rPr>
      </w:pPr>
      <w:r w:rsidRPr="00434AA6">
        <w:rPr>
          <w:b/>
          <w:bCs/>
          <w:color w:val="0D0D0D" w:themeColor="text1" w:themeTint="F2"/>
          <w:sz w:val="28"/>
          <w:szCs w:val="28"/>
        </w:rPr>
        <w:t>Explanation</w:t>
      </w:r>
      <w:r w:rsidRPr="00854088">
        <w:rPr>
          <w:b/>
          <w:bCs/>
          <w:color w:val="0D0D0D" w:themeColor="text1" w:themeTint="F2"/>
          <w:sz w:val="24"/>
          <w:szCs w:val="24"/>
        </w:rPr>
        <w:t xml:space="preserve"> :</w:t>
      </w:r>
      <w:r w:rsidRPr="00854088">
        <w:rPr>
          <w:b/>
          <w:bCs/>
          <w:color w:val="0D0D0D" w:themeColor="text1" w:themeTint="F2"/>
          <w:sz w:val="24"/>
          <w:szCs w:val="24"/>
        </w:rPr>
        <w:br/>
      </w:r>
      <w:r w:rsidRPr="00434AA6">
        <w:rPr>
          <w:color w:val="0D0D0D" w:themeColor="text1" w:themeTint="F2"/>
          <w:sz w:val="24"/>
          <w:szCs w:val="24"/>
        </w:rPr>
        <w:t>Drivers gave the best ratings for rides that ended in Area-15.</w:t>
      </w:r>
      <w:r w:rsidRPr="00434AA6">
        <w:rPr>
          <w:color w:val="0D0D0D" w:themeColor="text1" w:themeTint="F2"/>
          <w:sz w:val="24"/>
          <w:szCs w:val="24"/>
        </w:rPr>
        <w:br/>
        <w:t>This means passengers who go to Area-15 are usually polite or easy to handle, so drivers are happier and give higher ratings there.</w:t>
      </w:r>
    </w:p>
    <w:p w14:paraId="3A248357" w14:textId="77777777" w:rsidR="005F36AC" w:rsidRDefault="005F36AC" w:rsidP="00120A95">
      <w:pPr>
        <w:spacing w:after="120"/>
        <w:rPr>
          <w:b/>
          <w:bCs/>
          <w:color w:val="0D0D0D" w:themeColor="text1" w:themeTint="F2"/>
          <w:sz w:val="24"/>
          <w:szCs w:val="24"/>
        </w:rPr>
      </w:pPr>
    </w:p>
    <w:p w14:paraId="720379B3" w14:textId="4A716413" w:rsidR="00D44603" w:rsidRPr="0087098A" w:rsidRDefault="005F36AC" w:rsidP="00D44603">
      <w:pPr>
        <w:spacing w:after="120"/>
        <w:rPr>
          <w:b/>
          <w:bCs/>
          <w:color w:val="EE0000"/>
          <w:sz w:val="28"/>
          <w:szCs w:val="28"/>
        </w:rPr>
      </w:pPr>
      <w:r w:rsidRPr="0087098A">
        <w:rPr>
          <w:b/>
          <w:bCs/>
          <w:color w:val="EE0000"/>
          <w:sz w:val="28"/>
          <w:szCs w:val="28"/>
        </w:rPr>
        <w:t>B3]</w:t>
      </w:r>
      <w:r w:rsidR="00D44603" w:rsidRPr="0087098A">
        <w:rPr>
          <w:b/>
          <w:bCs/>
          <w:color w:val="EE0000"/>
          <w:sz w:val="28"/>
          <w:szCs w:val="28"/>
        </w:rPr>
        <w:t xml:space="preserve"> Which pickup location has the lowest customer ratings?</w:t>
      </w:r>
    </w:p>
    <w:p w14:paraId="0A60B20E" w14:textId="3998B647" w:rsidR="00D44603" w:rsidRPr="00D44603" w:rsidRDefault="00D44603" w:rsidP="00D44603">
      <w:pPr>
        <w:spacing w:after="120"/>
        <w:rPr>
          <w:b/>
          <w:bCs/>
          <w:color w:val="0D0D0D" w:themeColor="text1" w:themeTint="F2"/>
          <w:sz w:val="24"/>
          <w:szCs w:val="24"/>
        </w:rPr>
      </w:pPr>
      <w:r w:rsidRPr="00434AA6">
        <w:rPr>
          <w:b/>
          <w:bCs/>
          <w:color w:val="0D0D0D" w:themeColor="text1" w:themeTint="F2"/>
          <w:sz w:val="28"/>
          <w:szCs w:val="28"/>
        </w:rPr>
        <w:t>Answer</w:t>
      </w:r>
      <w:r w:rsidRPr="00D44603">
        <w:rPr>
          <w:b/>
          <w:bCs/>
          <w:color w:val="0D0D0D" w:themeColor="text1" w:themeTint="F2"/>
          <w:sz w:val="24"/>
          <w:szCs w:val="24"/>
        </w:rPr>
        <w:t>:</w:t>
      </w:r>
      <w:r>
        <w:rPr>
          <w:b/>
          <w:bCs/>
          <w:color w:val="0D0D0D" w:themeColor="text1" w:themeTint="F2"/>
          <w:sz w:val="24"/>
          <w:szCs w:val="24"/>
        </w:rPr>
        <w:t xml:space="preserve"> </w:t>
      </w:r>
      <w:r w:rsidR="00434AA6" w:rsidRPr="00434AA6">
        <w:rPr>
          <w:color w:val="0D0D0D" w:themeColor="text1" w:themeTint="F2"/>
          <w:sz w:val="24"/>
          <w:szCs w:val="24"/>
        </w:rPr>
        <w:t>T</w:t>
      </w:r>
      <w:r w:rsidRPr="00434AA6">
        <w:rPr>
          <w:color w:val="0D0D0D" w:themeColor="text1" w:themeTint="F2"/>
          <w:sz w:val="24"/>
          <w:szCs w:val="24"/>
        </w:rPr>
        <w:t>he pickup location with the lowest average customer rating is Area-21, with an average rating of 3.25.</w:t>
      </w:r>
    </w:p>
    <w:p w14:paraId="3A9B7776" w14:textId="246B94F3" w:rsidR="00D44603" w:rsidRPr="00D44603" w:rsidRDefault="00D44603" w:rsidP="00D44603">
      <w:pPr>
        <w:spacing w:after="120"/>
        <w:rPr>
          <w:b/>
          <w:bCs/>
          <w:color w:val="0D0D0D" w:themeColor="text1" w:themeTint="F2"/>
          <w:sz w:val="24"/>
          <w:szCs w:val="24"/>
        </w:rPr>
      </w:pPr>
    </w:p>
    <w:p w14:paraId="7942C26E" w14:textId="52EF14F5" w:rsidR="00D44603" w:rsidRPr="00D44603" w:rsidRDefault="00D44603" w:rsidP="00D44603">
      <w:pPr>
        <w:spacing w:after="120"/>
        <w:rPr>
          <w:b/>
          <w:bCs/>
          <w:color w:val="0D0D0D" w:themeColor="text1" w:themeTint="F2"/>
          <w:sz w:val="24"/>
          <w:szCs w:val="24"/>
        </w:rPr>
      </w:pPr>
      <w:r w:rsidRPr="00434AA6">
        <w:rPr>
          <w:b/>
          <w:bCs/>
          <w:color w:val="0D0D0D" w:themeColor="text1" w:themeTint="F2"/>
          <w:sz w:val="28"/>
          <w:szCs w:val="28"/>
        </w:rPr>
        <w:lastRenderedPageBreak/>
        <w:t>Explanation</w:t>
      </w:r>
      <w:r w:rsidRPr="00D44603">
        <w:rPr>
          <w:b/>
          <w:bCs/>
          <w:color w:val="0D0D0D" w:themeColor="text1" w:themeTint="F2"/>
          <w:sz w:val="24"/>
          <w:szCs w:val="24"/>
        </w:rPr>
        <w:t>:</w:t>
      </w:r>
      <w:r w:rsidRPr="00D44603">
        <w:rPr>
          <w:b/>
          <w:bCs/>
          <w:color w:val="0D0D0D" w:themeColor="text1" w:themeTint="F2"/>
          <w:sz w:val="24"/>
          <w:szCs w:val="24"/>
        </w:rPr>
        <w:br/>
      </w:r>
      <w:r w:rsidRPr="00434AA6">
        <w:rPr>
          <w:color w:val="0D0D0D" w:themeColor="text1" w:themeTint="F2"/>
          <w:sz w:val="24"/>
          <w:szCs w:val="24"/>
        </w:rPr>
        <w:t>Customers gave the lowest ratings for rides starting from Area-21.This might be because of delays, poor driver availability, or bad travel experience from that area.</w:t>
      </w:r>
    </w:p>
    <w:p w14:paraId="35CB6A35" w14:textId="1129EAA1" w:rsidR="005F36AC" w:rsidRDefault="005F36AC" w:rsidP="00D44603">
      <w:pPr>
        <w:spacing w:after="120"/>
        <w:rPr>
          <w:b/>
          <w:bCs/>
          <w:color w:val="0D0D0D" w:themeColor="text1" w:themeTint="F2"/>
          <w:sz w:val="24"/>
          <w:szCs w:val="24"/>
        </w:rPr>
      </w:pPr>
    </w:p>
    <w:p w14:paraId="7C7BA360" w14:textId="6C9F6C99" w:rsidR="009A0AA7" w:rsidRPr="0087098A" w:rsidRDefault="009A0AA7" w:rsidP="009A0AA7">
      <w:pPr>
        <w:spacing w:after="120"/>
        <w:rPr>
          <w:b/>
          <w:bCs/>
          <w:color w:val="EE0000"/>
          <w:sz w:val="28"/>
          <w:szCs w:val="28"/>
        </w:rPr>
      </w:pPr>
      <w:r w:rsidRPr="0087098A">
        <w:rPr>
          <w:b/>
          <w:bCs/>
          <w:color w:val="EE0000"/>
          <w:sz w:val="28"/>
          <w:szCs w:val="28"/>
        </w:rPr>
        <w:t>B4] What was the average ride distance for the first five dates in the dataset?</w:t>
      </w:r>
    </w:p>
    <w:p w14:paraId="2E378F24" w14:textId="77777777" w:rsidR="009A0AA7" w:rsidRPr="009A0AA7" w:rsidRDefault="009A0AA7" w:rsidP="009A0AA7">
      <w:pPr>
        <w:spacing w:after="120"/>
        <w:rPr>
          <w:b/>
          <w:bCs/>
          <w:color w:val="0D0D0D" w:themeColor="text1" w:themeTint="F2"/>
          <w:sz w:val="24"/>
          <w:szCs w:val="24"/>
        </w:rPr>
      </w:pPr>
      <w:r w:rsidRPr="00434AA6">
        <w:rPr>
          <w:b/>
          <w:bCs/>
          <w:color w:val="0D0D0D" w:themeColor="text1" w:themeTint="F2"/>
          <w:sz w:val="28"/>
          <w:szCs w:val="28"/>
        </w:rPr>
        <w:t>Answer</w:t>
      </w:r>
      <w:r w:rsidRPr="009A0AA7">
        <w:rPr>
          <w:b/>
          <w:bCs/>
          <w:color w:val="0D0D0D" w:themeColor="text1" w:themeTint="F2"/>
          <w:sz w:val="24"/>
          <w:szCs w:val="24"/>
        </w:rPr>
        <w:t>:</w:t>
      </w:r>
    </w:p>
    <w:p w14:paraId="247B15E5" w14:textId="77777777" w:rsidR="009A0AA7" w:rsidRPr="00434AA6" w:rsidRDefault="009A0AA7" w:rsidP="009A0AA7">
      <w:pPr>
        <w:numPr>
          <w:ilvl w:val="0"/>
          <w:numId w:val="21"/>
        </w:numPr>
        <w:spacing w:after="120"/>
        <w:rPr>
          <w:color w:val="0D0D0D" w:themeColor="text1" w:themeTint="F2"/>
          <w:sz w:val="24"/>
          <w:szCs w:val="24"/>
        </w:rPr>
      </w:pPr>
      <w:r w:rsidRPr="00434AA6">
        <w:rPr>
          <w:color w:val="0D0D0D" w:themeColor="text1" w:themeTint="F2"/>
          <w:sz w:val="24"/>
          <w:szCs w:val="24"/>
        </w:rPr>
        <w:t>01-Jan-2024 → 25.85 km</w:t>
      </w:r>
    </w:p>
    <w:p w14:paraId="2103C66A" w14:textId="77777777" w:rsidR="009A0AA7" w:rsidRPr="00434AA6" w:rsidRDefault="009A0AA7" w:rsidP="009A0AA7">
      <w:pPr>
        <w:numPr>
          <w:ilvl w:val="0"/>
          <w:numId w:val="21"/>
        </w:numPr>
        <w:spacing w:after="120"/>
        <w:rPr>
          <w:color w:val="0D0D0D" w:themeColor="text1" w:themeTint="F2"/>
          <w:sz w:val="24"/>
          <w:szCs w:val="24"/>
        </w:rPr>
      </w:pPr>
      <w:r w:rsidRPr="00434AA6">
        <w:rPr>
          <w:color w:val="0D0D0D" w:themeColor="text1" w:themeTint="F2"/>
          <w:sz w:val="24"/>
          <w:szCs w:val="24"/>
        </w:rPr>
        <w:t>02-Jan-2024 → 25.51 km</w:t>
      </w:r>
    </w:p>
    <w:p w14:paraId="28DF8A47" w14:textId="77777777" w:rsidR="009A0AA7" w:rsidRPr="00434AA6" w:rsidRDefault="009A0AA7" w:rsidP="009A0AA7">
      <w:pPr>
        <w:numPr>
          <w:ilvl w:val="0"/>
          <w:numId w:val="21"/>
        </w:numPr>
        <w:spacing w:after="120"/>
        <w:rPr>
          <w:color w:val="0D0D0D" w:themeColor="text1" w:themeTint="F2"/>
          <w:sz w:val="24"/>
          <w:szCs w:val="24"/>
        </w:rPr>
      </w:pPr>
      <w:r w:rsidRPr="00434AA6">
        <w:rPr>
          <w:color w:val="0D0D0D" w:themeColor="text1" w:themeTint="F2"/>
          <w:sz w:val="24"/>
          <w:szCs w:val="24"/>
        </w:rPr>
        <w:t>03-Jan-2024 → 25.11 km</w:t>
      </w:r>
    </w:p>
    <w:p w14:paraId="22C8A15C" w14:textId="77777777" w:rsidR="009A0AA7" w:rsidRPr="00434AA6" w:rsidRDefault="009A0AA7" w:rsidP="009A0AA7">
      <w:pPr>
        <w:numPr>
          <w:ilvl w:val="0"/>
          <w:numId w:val="21"/>
        </w:numPr>
        <w:spacing w:after="120"/>
        <w:rPr>
          <w:color w:val="0D0D0D" w:themeColor="text1" w:themeTint="F2"/>
          <w:sz w:val="24"/>
          <w:szCs w:val="24"/>
        </w:rPr>
      </w:pPr>
      <w:r w:rsidRPr="00434AA6">
        <w:rPr>
          <w:color w:val="0D0D0D" w:themeColor="text1" w:themeTint="F2"/>
          <w:sz w:val="24"/>
          <w:szCs w:val="24"/>
        </w:rPr>
        <w:t>04-Jan-2024 → 25.64 km</w:t>
      </w:r>
    </w:p>
    <w:p w14:paraId="05E2F88E" w14:textId="77777777" w:rsidR="009A0AA7" w:rsidRPr="00434AA6" w:rsidRDefault="009A0AA7" w:rsidP="009A0AA7">
      <w:pPr>
        <w:numPr>
          <w:ilvl w:val="0"/>
          <w:numId w:val="21"/>
        </w:numPr>
        <w:spacing w:after="120"/>
        <w:rPr>
          <w:color w:val="0D0D0D" w:themeColor="text1" w:themeTint="F2"/>
          <w:sz w:val="24"/>
          <w:szCs w:val="24"/>
        </w:rPr>
      </w:pPr>
      <w:r w:rsidRPr="00434AA6">
        <w:rPr>
          <w:color w:val="0D0D0D" w:themeColor="text1" w:themeTint="F2"/>
          <w:sz w:val="24"/>
          <w:szCs w:val="24"/>
        </w:rPr>
        <w:t>05-Jan-2024 → 25.32 km</w:t>
      </w:r>
    </w:p>
    <w:p w14:paraId="6F66008D" w14:textId="77777777" w:rsidR="009A0AA7" w:rsidRPr="00434AA6" w:rsidRDefault="009A0AA7" w:rsidP="009A0AA7">
      <w:pPr>
        <w:spacing w:after="120"/>
        <w:rPr>
          <w:color w:val="0D0D0D" w:themeColor="text1" w:themeTint="F2"/>
          <w:sz w:val="24"/>
          <w:szCs w:val="24"/>
        </w:rPr>
      </w:pPr>
      <w:r w:rsidRPr="00434AA6">
        <w:rPr>
          <w:b/>
          <w:bCs/>
          <w:color w:val="0D0D0D" w:themeColor="text1" w:themeTint="F2"/>
          <w:sz w:val="28"/>
          <w:szCs w:val="28"/>
        </w:rPr>
        <w:t>Explanation</w:t>
      </w:r>
      <w:r w:rsidRPr="009A0AA7">
        <w:rPr>
          <w:b/>
          <w:bCs/>
          <w:color w:val="0D0D0D" w:themeColor="text1" w:themeTint="F2"/>
          <w:sz w:val="24"/>
          <w:szCs w:val="24"/>
        </w:rPr>
        <w:t xml:space="preserve">: </w:t>
      </w:r>
      <w:r w:rsidRPr="00434AA6">
        <w:rPr>
          <w:color w:val="0D0D0D" w:themeColor="text1" w:themeTint="F2"/>
          <w:sz w:val="24"/>
          <w:szCs w:val="24"/>
        </w:rPr>
        <w:t>We grouped rides by date and calculated the mean ride distance. The first five days of January 2024 all had average rides of around 25 km.</w:t>
      </w:r>
    </w:p>
    <w:p w14:paraId="5BAFBCCE" w14:textId="77777777" w:rsidR="00EA3B34" w:rsidRPr="0087098A" w:rsidRDefault="00EA3B34" w:rsidP="009A0AA7">
      <w:pPr>
        <w:spacing w:after="120"/>
        <w:rPr>
          <w:b/>
          <w:bCs/>
          <w:color w:val="EE0000"/>
          <w:sz w:val="28"/>
          <w:szCs w:val="28"/>
        </w:rPr>
      </w:pPr>
    </w:p>
    <w:p w14:paraId="67F51951" w14:textId="4A5070D0" w:rsidR="007D4452" w:rsidRPr="0087098A" w:rsidRDefault="007D4452" w:rsidP="009A0AA7">
      <w:pPr>
        <w:spacing w:after="120"/>
        <w:rPr>
          <w:b/>
          <w:bCs/>
          <w:color w:val="EE0000"/>
          <w:sz w:val="28"/>
          <w:szCs w:val="28"/>
        </w:rPr>
      </w:pPr>
      <w:r w:rsidRPr="0087098A">
        <w:rPr>
          <w:b/>
          <w:bCs/>
          <w:color w:val="EE0000"/>
          <w:sz w:val="28"/>
          <w:szCs w:val="28"/>
        </w:rPr>
        <w:t>B5] Which date recorded the highest number of cash payments?</w:t>
      </w:r>
    </w:p>
    <w:p w14:paraId="2056684E" w14:textId="33510EF1" w:rsidR="00972A43" w:rsidRPr="00434AA6" w:rsidRDefault="00FC4C87" w:rsidP="00972A43">
      <w:pPr>
        <w:spacing w:after="120"/>
        <w:rPr>
          <w:color w:val="0D0D0D" w:themeColor="text1" w:themeTint="F2"/>
          <w:sz w:val="24"/>
          <w:szCs w:val="24"/>
        </w:rPr>
      </w:pPr>
      <w:r w:rsidRPr="00434AA6">
        <w:rPr>
          <w:b/>
          <w:bCs/>
          <w:color w:val="0D0D0D" w:themeColor="text1" w:themeTint="F2"/>
          <w:sz w:val="28"/>
          <w:szCs w:val="28"/>
        </w:rPr>
        <w:t>Answer</w:t>
      </w:r>
      <w:r>
        <w:rPr>
          <w:rFonts w:ascii="Segoe UI Emoji" w:hAnsi="Segoe UI Emoji" w:cs="Segoe UI Emoji"/>
          <w:b/>
          <w:bCs/>
          <w:color w:val="0D0D0D" w:themeColor="text1" w:themeTint="F2"/>
          <w:sz w:val="24"/>
          <w:szCs w:val="24"/>
        </w:rPr>
        <w:t>:</w:t>
      </w:r>
      <w:r w:rsidR="00972A43" w:rsidRPr="00972A43">
        <w:rPr>
          <w:b/>
          <w:bCs/>
          <w:color w:val="0D0D0D" w:themeColor="text1" w:themeTint="F2"/>
          <w:sz w:val="24"/>
          <w:szCs w:val="24"/>
        </w:rPr>
        <w:t xml:space="preserve"> </w:t>
      </w:r>
      <w:r w:rsidR="00972A43" w:rsidRPr="00434AA6">
        <w:rPr>
          <w:color w:val="0D0D0D" w:themeColor="text1" w:themeTint="F2"/>
          <w:sz w:val="24"/>
          <w:szCs w:val="24"/>
        </w:rPr>
        <w:t>09-01-2024 had the highest number of cash payments: 317 cash rides.</w:t>
      </w:r>
    </w:p>
    <w:p w14:paraId="2DEC34F4" w14:textId="0B04C957" w:rsidR="00972A43" w:rsidRPr="00434AA6" w:rsidRDefault="00FC4C87" w:rsidP="00972A43">
      <w:pPr>
        <w:spacing w:after="120"/>
        <w:rPr>
          <w:color w:val="0D0D0D" w:themeColor="text1" w:themeTint="F2"/>
          <w:sz w:val="24"/>
          <w:szCs w:val="24"/>
        </w:rPr>
      </w:pPr>
      <w:r w:rsidRPr="00434AA6">
        <w:rPr>
          <w:b/>
          <w:bCs/>
          <w:color w:val="0D0D0D" w:themeColor="text1" w:themeTint="F2"/>
          <w:sz w:val="28"/>
          <w:szCs w:val="28"/>
        </w:rPr>
        <w:t>E</w:t>
      </w:r>
      <w:r w:rsidR="00972A43" w:rsidRPr="00434AA6">
        <w:rPr>
          <w:b/>
          <w:bCs/>
          <w:color w:val="0D0D0D" w:themeColor="text1" w:themeTint="F2"/>
          <w:sz w:val="28"/>
          <w:szCs w:val="28"/>
        </w:rPr>
        <w:t>xplanation</w:t>
      </w:r>
      <w:r w:rsidR="00972A43" w:rsidRPr="00972A43">
        <w:rPr>
          <w:b/>
          <w:bCs/>
          <w:color w:val="0D0D0D" w:themeColor="text1" w:themeTint="F2"/>
          <w:sz w:val="24"/>
          <w:szCs w:val="24"/>
        </w:rPr>
        <w:t>:</w:t>
      </w:r>
      <w:r w:rsidR="00972A43" w:rsidRPr="00972A43">
        <w:rPr>
          <w:b/>
          <w:bCs/>
          <w:color w:val="0D0D0D" w:themeColor="text1" w:themeTint="F2"/>
          <w:sz w:val="24"/>
          <w:szCs w:val="24"/>
        </w:rPr>
        <w:br/>
      </w:r>
      <w:r w:rsidR="00972A43" w:rsidRPr="00434AA6">
        <w:rPr>
          <w:color w:val="0D0D0D" w:themeColor="text1" w:themeTint="F2"/>
          <w:sz w:val="24"/>
          <w:szCs w:val="24"/>
        </w:rPr>
        <w:t>On January 9, 2024 more customers paid with cash than on any other date (317 cash payments), so that date has the highest cash-payment count</w:t>
      </w:r>
      <w:r w:rsidRPr="00434AA6">
        <w:rPr>
          <w:color w:val="0D0D0D" w:themeColor="text1" w:themeTint="F2"/>
          <w:sz w:val="24"/>
          <w:szCs w:val="24"/>
        </w:rPr>
        <w:t>.</w:t>
      </w:r>
    </w:p>
    <w:p w14:paraId="0D8077E6" w14:textId="77777777" w:rsidR="00D06976" w:rsidRPr="00434AA6" w:rsidRDefault="00D06976" w:rsidP="00972A43">
      <w:pPr>
        <w:spacing w:after="120"/>
        <w:rPr>
          <w:color w:val="0D0D0D" w:themeColor="text1" w:themeTint="F2"/>
          <w:sz w:val="24"/>
          <w:szCs w:val="24"/>
        </w:rPr>
      </w:pPr>
    </w:p>
    <w:p w14:paraId="41E6D720" w14:textId="14846030" w:rsidR="00D06976" w:rsidRPr="0087098A" w:rsidRDefault="00D06976" w:rsidP="00D06976">
      <w:pPr>
        <w:spacing w:after="120"/>
        <w:rPr>
          <w:b/>
          <w:bCs/>
          <w:color w:val="EE0000"/>
          <w:sz w:val="28"/>
          <w:szCs w:val="28"/>
        </w:rPr>
      </w:pPr>
      <w:r w:rsidRPr="0087098A">
        <w:rPr>
          <w:b/>
          <w:bCs/>
          <w:color w:val="EE0000"/>
          <w:sz w:val="28"/>
          <w:szCs w:val="28"/>
        </w:rPr>
        <w:t>B6] Which customer ID spent the highest total booking value?</w:t>
      </w:r>
    </w:p>
    <w:p w14:paraId="4FD7B91F" w14:textId="25773473" w:rsidR="00D06976" w:rsidRPr="00D06976" w:rsidRDefault="00D06976" w:rsidP="00D06976">
      <w:pPr>
        <w:spacing w:after="120"/>
        <w:rPr>
          <w:b/>
          <w:bCs/>
          <w:color w:val="0D0D0D" w:themeColor="text1" w:themeTint="F2"/>
          <w:sz w:val="24"/>
          <w:szCs w:val="24"/>
        </w:rPr>
      </w:pPr>
      <w:r w:rsidRPr="00434AA6">
        <w:rPr>
          <w:b/>
          <w:bCs/>
          <w:color w:val="0D0D0D" w:themeColor="text1" w:themeTint="F2"/>
          <w:sz w:val="28"/>
          <w:szCs w:val="28"/>
        </w:rPr>
        <w:t>Answer</w:t>
      </w:r>
      <w:r w:rsidRPr="00D06976">
        <w:rPr>
          <w:b/>
          <w:bCs/>
          <w:color w:val="0D0D0D" w:themeColor="text1" w:themeTint="F2"/>
          <w:sz w:val="24"/>
          <w:szCs w:val="24"/>
        </w:rPr>
        <w:t>:</w:t>
      </w:r>
      <w:r>
        <w:rPr>
          <w:b/>
          <w:bCs/>
          <w:color w:val="0D0D0D" w:themeColor="text1" w:themeTint="F2"/>
          <w:sz w:val="24"/>
          <w:szCs w:val="24"/>
        </w:rPr>
        <w:t xml:space="preserve"> </w:t>
      </w:r>
      <w:r w:rsidRPr="00434AA6">
        <w:rPr>
          <w:color w:val="0D0D0D" w:themeColor="text1" w:themeTint="F2"/>
          <w:sz w:val="24"/>
          <w:szCs w:val="24"/>
        </w:rPr>
        <w:t>The customer with ID 580524 spent the highest total booking value of 5078.2.</w:t>
      </w:r>
    </w:p>
    <w:p w14:paraId="21E5B394" w14:textId="77777777" w:rsidR="00D06976" w:rsidRPr="00D06976" w:rsidRDefault="00000000" w:rsidP="00D06976">
      <w:pPr>
        <w:spacing w:after="120"/>
        <w:rPr>
          <w:b/>
          <w:bCs/>
          <w:color w:val="0D0D0D" w:themeColor="text1" w:themeTint="F2"/>
          <w:sz w:val="24"/>
          <w:szCs w:val="24"/>
        </w:rPr>
      </w:pPr>
      <w:r>
        <w:rPr>
          <w:b/>
          <w:bCs/>
          <w:color w:val="0D0D0D" w:themeColor="text1" w:themeTint="F2"/>
          <w:sz w:val="24"/>
          <w:szCs w:val="24"/>
        </w:rPr>
        <w:pict w14:anchorId="293DC622">
          <v:rect id="_x0000_i1029" style="width:0;height:1.5pt" o:hralign="center" o:hrstd="t" o:hr="t" fillcolor="#a0a0a0" stroked="f"/>
        </w:pict>
      </w:r>
    </w:p>
    <w:p w14:paraId="0426FC07" w14:textId="292559BC" w:rsidR="00D06976" w:rsidRPr="00434AA6" w:rsidRDefault="00D06976" w:rsidP="00D06976">
      <w:pPr>
        <w:spacing w:after="120"/>
        <w:rPr>
          <w:color w:val="0D0D0D" w:themeColor="text1" w:themeTint="F2"/>
          <w:sz w:val="24"/>
          <w:szCs w:val="24"/>
        </w:rPr>
      </w:pPr>
      <w:r w:rsidRPr="00434AA6">
        <w:rPr>
          <w:b/>
          <w:bCs/>
          <w:color w:val="0D0D0D" w:themeColor="text1" w:themeTint="F2"/>
          <w:sz w:val="28"/>
          <w:szCs w:val="28"/>
        </w:rPr>
        <w:t>Explanation</w:t>
      </w:r>
      <w:r w:rsidR="00D23D1C">
        <w:rPr>
          <w:b/>
          <w:bCs/>
          <w:color w:val="0D0D0D" w:themeColor="text1" w:themeTint="F2"/>
          <w:sz w:val="24"/>
          <w:szCs w:val="24"/>
        </w:rPr>
        <w:t xml:space="preserve"> </w:t>
      </w:r>
      <w:r w:rsidRPr="00D06976">
        <w:rPr>
          <w:b/>
          <w:bCs/>
          <w:color w:val="0D0D0D" w:themeColor="text1" w:themeTint="F2"/>
          <w:sz w:val="24"/>
          <w:szCs w:val="24"/>
        </w:rPr>
        <w:t>:</w:t>
      </w:r>
      <w:r w:rsidRPr="00D06976">
        <w:rPr>
          <w:b/>
          <w:bCs/>
          <w:color w:val="0D0D0D" w:themeColor="text1" w:themeTint="F2"/>
          <w:sz w:val="24"/>
          <w:szCs w:val="24"/>
        </w:rPr>
        <w:br/>
      </w:r>
      <w:r w:rsidRPr="00434AA6">
        <w:rPr>
          <w:color w:val="0D0D0D" w:themeColor="text1" w:themeTint="F2"/>
          <w:sz w:val="24"/>
          <w:szCs w:val="24"/>
        </w:rPr>
        <w:t>Among all customers, Customer ID 580524 spent the most money on rides.</w:t>
      </w:r>
      <w:r w:rsidRPr="00434AA6">
        <w:rPr>
          <w:color w:val="0D0D0D" w:themeColor="text1" w:themeTint="F2"/>
          <w:sz w:val="24"/>
          <w:szCs w:val="24"/>
        </w:rPr>
        <w:br/>
        <w:t xml:space="preserve">This means they are one of the most valuable and frequent customers, using the service many times or for longer trips. </w:t>
      </w:r>
    </w:p>
    <w:p w14:paraId="1B774EFE" w14:textId="77777777" w:rsidR="00E62534" w:rsidRPr="0087098A" w:rsidRDefault="00E62534" w:rsidP="00D06976">
      <w:pPr>
        <w:spacing w:after="120"/>
        <w:rPr>
          <w:b/>
          <w:bCs/>
          <w:color w:val="EE0000"/>
          <w:sz w:val="28"/>
          <w:szCs w:val="28"/>
        </w:rPr>
      </w:pPr>
    </w:p>
    <w:p w14:paraId="560DB498" w14:textId="79AD8219" w:rsidR="00D23D1C" w:rsidRPr="0087098A" w:rsidRDefault="00E62534" w:rsidP="00D06976">
      <w:pPr>
        <w:spacing w:after="120"/>
        <w:rPr>
          <w:b/>
          <w:bCs/>
          <w:color w:val="EE0000"/>
          <w:sz w:val="28"/>
          <w:szCs w:val="28"/>
        </w:rPr>
      </w:pPr>
      <w:r w:rsidRPr="0087098A">
        <w:rPr>
          <w:b/>
          <w:bCs/>
          <w:color w:val="EE0000"/>
          <w:sz w:val="28"/>
          <w:szCs w:val="28"/>
        </w:rPr>
        <w:t>B7] What is the average ride distance for each booking status?</w:t>
      </w:r>
    </w:p>
    <w:p w14:paraId="73722921" w14:textId="77777777" w:rsidR="00110AF7" w:rsidRPr="00110AF7" w:rsidRDefault="00110AF7" w:rsidP="00110AF7">
      <w:pPr>
        <w:spacing w:after="120"/>
        <w:rPr>
          <w:b/>
          <w:bCs/>
          <w:color w:val="0D0D0D" w:themeColor="text1" w:themeTint="F2"/>
          <w:sz w:val="24"/>
          <w:szCs w:val="24"/>
        </w:rPr>
      </w:pPr>
      <w:r w:rsidRPr="00434AA6">
        <w:rPr>
          <w:b/>
          <w:bCs/>
          <w:color w:val="0D0D0D" w:themeColor="text1" w:themeTint="F2"/>
          <w:sz w:val="28"/>
          <w:szCs w:val="28"/>
        </w:rPr>
        <w:t>Answer</w:t>
      </w:r>
      <w:r w:rsidRPr="00110AF7">
        <w:rPr>
          <w:b/>
          <w:bCs/>
          <w:color w:val="0D0D0D" w:themeColor="text1" w:themeTint="F2"/>
          <w:sz w:val="24"/>
          <w:szCs w:val="24"/>
        </w:rPr>
        <w:t>:</w:t>
      </w:r>
    </w:p>
    <w:p w14:paraId="7DA0BE29" w14:textId="77777777" w:rsidR="00110AF7" w:rsidRPr="00434AA6" w:rsidRDefault="00110AF7" w:rsidP="00110AF7">
      <w:pPr>
        <w:numPr>
          <w:ilvl w:val="0"/>
          <w:numId w:val="22"/>
        </w:numPr>
        <w:spacing w:after="120"/>
        <w:rPr>
          <w:color w:val="0D0D0D" w:themeColor="text1" w:themeTint="F2"/>
          <w:sz w:val="24"/>
          <w:szCs w:val="24"/>
        </w:rPr>
      </w:pPr>
      <w:r w:rsidRPr="00434AA6">
        <w:rPr>
          <w:color w:val="0D0D0D" w:themeColor="text1" w:themeTint="F2"/>
          <w:sz w:val="24"/>
          <w:szCs w:val="24"/>
        </w:rPr>
        <w:t xml:space="preserve">Cancelled by Customer → </w:t>
      </w:r>
      <w:proofErr w:type="spellStart"/>
      <w:r w:rsidRPr="00434AA6">
        <w:rPr>
          <w:color w:val="0D0D0D" w:themeColor="text1" w:themeTint="F2"/>
          <w:sz w:val="24"/>
          <w:szCs w:val="24"/>
        </w:rPr>
        <w:t>NaN</w:t>
      </w:r>
      <w:proofErr w:type="spellEnd"/>
    </w:p>
    <w:p w14:paraId="1AAC2FBF" w14:textId="77777777" w:rsidR="00110AF7" w:rsidRPr="00434AA6" w:rsidRDefault="00110AF7" w:rsidP="00110AF7">
      <w:pPr>
        <w:numPr>
          <w:ilvl w:val="0"/>
          <w:numId w:val="22"/>
        </w:numPr>
        <w:spacing w:after="120"/>
        <w:rPr>
          <w:color w:val="0D0D0D" w:themeColor="text1" w:themeTint="F2"/>
          <w:sz w:val="24"/>
          <w:szCs w:val="24"/>
        </w:rPr>
      </w:pPr>
      <w:r w:rsidRPr="00434AA6">
        <w:rPr>
          <w:color w:val="0D0D0D" w:themeColor="text1" w:themeTint="F2"/>
          <w:sz w:val="24"/>
          <w:szCs w:val="24"/>
        </w:rPr>
        <w:t xml:space="preserve">Cancelled by Driver → </w:t>
      </w:r>
      <w:proofErr w:type="spellStart"/>
      <w:r w:rsidRPr="00434AA6">
        <w:rPr>
          <w:color w:val="0D0D0D" w:themeColor="text1" w:themeTint="F2"/>
          <w:sz w:val="24"/>
          <w:szCs w:val="24"/>
        </w:rPr>
        <w:t>NaN</w:t>
      </w:r>
      <w:proofErr w:type="spellEnd"/>
    </w:p>
    <w:p w14:paraId="5AB067CF" w14:textId="77777777" w:rsidR="00110AF7" w:rsidRPr="00434AA6" w:rsidRDefault="00110AF7" w:rsidP="00110AF7">
      <w:pPr>
        <w:numPr>
          <w:ilvl w:val="0"/>
          <w:numId w:val="22"/>
        </w:numPr>
        <w:spacing w:after="120"/>
        <w:rPr>
          <w:color w:val="0D0D0D" w:themeColor="text1" w:themeTint="F2"/>
          <w:sz w:val="24"/>
          <w:szCs w:val="24"/>
        </w:rPr>
      </w:pPr>
      <w:r w:rsidRPr="00434AA6">
        <w:rPr>
          <w:color w:val="0D0D0D" w:themeColor="text1" w:themeTint="F2"/>
          <w:sz w:val="24"/>
          <w:szCs w:val="24"/>
        </w:rPr>
        <w:lastRenderedPageBreak/>
        <w:t xml:space="preserve">Incomplete → </w:t>
      </w:r>
      <w:proofErr w:type="spellStart"/>
      <w:r w:rsidRPr="00434AA6">
        <w:rPr>
          <w:color w:val="0D0D0D" w:themeColor="text1" w:themeTint="F2"/>
          <w:sz w:val="24"/>
          <w:szCs w:val="24"/>
        </w:rPr>
        <w:t>NaN</w:t>
      </w:r>
      <w:proofErr w:type="spellEnd"/>
    </w:p>
    <w:p w14:paraId="3C8B5D98" w14:textId="77777777" w:rsidR="00110AF7" w:rsidRPr="00434AA6" w:rsidRDefault="00110AF7" w:rsidP="00110AF7">
      <w:pPr>
        <w:numPr>
          <w:ilvl w:val="0"/>
          <w:numId w:val="22"/>
        </w:numPr>
        <w:spacing w:after="120"/>
        <w:rPr>
          <w:color w:val="0D0D0D" w:themeColor="text1" w:themeTint="F2"/>
          <w:sz w:val="24"/>
          <w:szCs w:val="24"/>
        </w:rPr>
      </w:pPr>
      <w:r w:rsidRPr="00434AA6">
        <w:rPr>
          <w:color w:val="0D0D0D" w:themeColor="text1" w:themeTint="F2"/>
          <w:sz w:val="24"/>
          <w:szCs w:val="24"/>
        </w:rPr>
        <w:t>Success → 25.45 km</w:t>
      </w:r>
    </w:p>
    <w:p w14:paraId="4992718D" w14:textId="1064FB63" w:rsidR="00110AF7" w:rsidRPr="00434AA6" w:rsidRDefault="00110AF7" w:rsidP="007A15B6">
      <w:pPr>
        <w:spacing w:after="120"/>
        <w:rPr>
          <w:color w:val="0D0D0D" w:themeColor="text1" w:themeTint="F2"/>
          <w:sz w:val="24"/>
          <w:szCs w:val="24"/>
        </w:rPr>
      </w:pPr>
      <w:r w:rsidRPr="00434AA6">
        <w:rPr>
          <w:b/>
          <w:bCs/>
          <w:color w:val="0D0D0D" w:themeColor="text1" w:themeTint="F2"/>
          <w:sz w:val="28"/>
          <w:szCs w:val="28"/>
        </w:rPr>
        <w:t>Explanation</w:t>
      </w:r>
      <w:r w:rsidRPr="00110AF7">
        <w:rPr>
          <w:b/>
          <w:bCs/>
          <w:color w:val="0D0D0D" w:themeColor="text1" w:themeTint="F2"/>
          <w:sz w:val="24"/>
          <w:szCs w:val="24"/>
        </w:rPr>
        <w:t xml:space="preserve"> </w:t>
      </w:r>
      <w:r w:rsidR="00E62534">
        <w:rPr>
          <w:b/>
          <w:bCs/>
          <w:color w:val="0D0D0D" w:themeColor="text1" w:themeTint="F2"/>
          <w:sz w:val="24"/>
          <w:szCs w:val="24"/>
        </w:rPr>
        <w:t>:</w:t>
      </w:r>
      <w:r w:rsidRPr="00110AF7">
        <w:rPr>
          <w:b/>
          <w:bCs/>
          <w:color w:val="0D0D0D" w:themeColor="text1" w:themeTint="F2"/>
          <w:sz w:val="24"/>
          <w:szCs w:val="24"/>
        </w:rPr>
        <w:br/>
      </w:r>
      <w:r w:rsidRPr="00434AA6">
        <w:rPr>
          <w:color w:val="0D0D0D" w:themeColor="text1" w:themeTint="F2"/>
          <w:sz w:val="24"/>
          <w:szCs w:val="24"/>
        </w:rPr>
        <w:t xml:space="preserve">Only successful rides have valid ride distances recorded in the dataset. Cancelled and incomplete rides have missing Ride Distance values, so their averages are </w:t>
      </w:r>
      <w:proofErr w:type="spellStart"/>
      <w:r w:rsidRPr="00434AA6">
        <w:rPr>
          <w:color w:val="0D0D0D" w:themeColor="text1" w:themeTint="F2"/>
          <w:sz w:val="24"/>
          <w:szCs w:val="24"/>
        </w:rPr>
        <w:t>NaN</w:t>
      </w:r>
      <w:proofErr w:type="spellEnd"/>
      <w:r w:rsidRPr="00434AA6">
        <w:rPr>
          <w:color w:val="0D0D0D" w:themeColor="text1" w:themeTint="F2"/>
          <w:sz w:val="24"/>
          <w:szCs w:val="24"/>
        </w:rPr>
        <w:t xml:space="preserve"> (not available). The only meaningful average is for Success, which is 25.45 km</w:t>
      </w:r>
      <w:r w:rsidR="00E62534" w:rsidRPr="00434AA6">
        <w:rPr>
          <w:color w:val="0D0D0D" w:themeColor="text1" w:themeTint="F2"/>
          <w:sz w:val="24"/>
          <w:szCs w:val="24"/>
        </w:rPr>
        <w:t>.</w:t>
      </w:r>
    </w:p>
    <w:p w14:paraId="1338FFB2" w14:textId="77777777" w:rsidR="00446A1A" w:rsidRPr="00434AA6" w:rsidRDefault="00446A1A" w:rsidP="007A15B6">
      <w:pPr>
        <w:spacing w:after="120"/>
        <w:ind w:left="720"/>
        <w:rPr>
          <w:color w:val="0D0D0D" w:themeColor="text1" w:themeTint="F2"/>
          <w:sz w:val="24"/>
          <w:szCs w:val="24"/>
        </w:rPr>
      </w:pPr>
    </w:p>
    <w:p w14:paraId="3D27B350" w14:textId="77777777" w:rsidR="00446A1A" w:rsidRDefault="00446A1A" w:rsidP="00110AF7">
      <w:pPr>
        <w:spacing w:after="120"/>
        <w:rPr>
          <w:b/>
          <w:bCs/>
          <w:color w:val="0D0D0D" w:themeColor="text1" w:themeTint="F2"/>
          <w:sz w:val="24"/>
          <w:szCs w:val="24"/>
        </w:rPr>
      </w:pPr>
    </w:p>
    <w:p w14:paraId="6B057F73" w14:textId="2EB169FE" w:rsidR="00446A1A" w:rsidRPr="0087098A" w:rsidRDefault="00446A1A" w:rsidP="00446A1A">
      <w:pPr>
        <w:spacing w:after="120"/>
        <w:rPr>
          <w:b/>
          <w:bCs/>
          <w:color w:val="EE0000"/>
          <w:sz w:val="28"/>
          <w:szCs w:val="28"/>
        </w:rPr>
      </w:pPr>
      <w:r w:rsidRPr="0087098A">
        <w:rPr>
          <w:b/>
          <w:bCs/>
          <w:color w:val="EE0000"/>
          <w:sz w:val="28"/>
          <w:szCs w:val="28"/>
        </w:rPr>
        <w:t>B8] Which booking status gets the highest average driver rating?</w:t>
      </w:r>
    </w:p>
    <w:p w14:paraId="4CF7426E" w14:textId="400E9A14" w:rsidR="00446A1A" w:rsidRPr="00434AA6" w:rsidRDefault="00446A1A" w:rsidP="00446A1A">
      <w:pPr>
        <w:spacing w:after="120"/>
        <w:rPr>
          <w:color w:val="0D0D0D" w:themeColor="text1" w:themeTint="F2"/>
          <w:sz w:val="24"/>
          <w:szCs w:val="24"/>
        </w:rPr>
      </w:pPr>
      <w:r w:rsidRPr="00434AA6">
        <w:rPr>
          <w:b/>
          <w:bCs/>
          <w:color w:val="0D0D0D" w:themeColor="text1" w:themeTint="F2"/>
          <w:sz w:val="28"/>
          <w:szCs w:val="28"/>
        </w:rPr>
        <w:t>Answer</w:t>
      </w:r>
      <w:r w:rsidRPr="00446A1A">
        <w:rPr>
          <w:b/>
          <w:bCs/>
          <w:color w:val="0D0D0D" w:themeColor="text1" w:themeTint="F2"/>
          <w:sz w:val="24"/>
          <w:szCs w:val="24"/>
        </w:rPr>
        <w:t>:</w:t>
      </w:r>
      <w:r>
        <w:rPr>
          <w:b/>
          <w:bCs/>
          <w:color w:val="0D0D0D" w:themeColor="text1" w:themeTint="F2"/>
          <w:sz w:val="24"/>
          <w:szCs w:val="24"/>
        </w:rPr>
        <w:t xml:space="preserve"> </w:t>
      </w:r>
      <w:r w:rsidRPr="00434AA6">
        <w:rPr>
          <w:color w:val="0D0D0D" w:themeColor="text1" w:themeTint="F2"/>
          <w:sz w:val="24"/>
          <w:szCs w:val="24"/>
        </w:rPr>
        <w:t>The booking status with the highest average driver rating is Success with an average rating of around 4.0.</w:t>
      </w:r>
    </w:p>
    <w:p w14:paraId="44BC6647" w14:textId="77777777" w:rsidR="00446A1A" w:rsidRPr="00446A1A" w:rsidRDefault="00000000" w:rsidP="00446A1A">
      <w:pPr>
        <w:spacing w:after="120"/>
        <w:rPr>
          <w:b/>
          <w:bCs/>
          <w:color w:val="0D0D0D" w:themeColor="text1" w:themeTint="F2"/>
          <w:sz w:val="24"/>
          <w:szCs w:val="24"/>
        </w:rPr>
      </w:pPr>
      <w:r>
        <w:rPr>
          <w:b/>
          <w:bCs/>
          <w:color w:val="0D0D0D" w:themeColor="text1" w:themeTint="F2"/>
          <w:sz w:val="24"/>
          <w:szCs w:val="24"/>
        </w:rPr>
        <w:pict w14:anchorId="495C0A57">
          <v:rect id="_x0000_i1030" style="width:0;height:1.5pt" o:hralign="center" o:hrstd="t" o:hr="t" fillcolor="#a0a0a0" stroked="f"/>
        </w:pict>
      </w:r>
    </w:p>
    <w:p w14:paraId="0AAC965A" w14:textId="74AB7F4A" w:rsidR="00446A1A" w:rsidRDefault="00446A1A" w:rsidP="00446A1A">
      <w:pPr>
        <w:spacing w:after="120"/>
        <w:rPr>
          <w:b/>
          <w:bCs/>
          <w:color w:val="0D0D0D" w:themeColor="text1" w:themeTint="F2"/>
          <w:sz w:val="24"/>
          <w:szCs w:val="24"/>
        </w:rPr>
      </w:pPr>
      <w:r w:rsidRPr="00434AA6">
        <w:rPr>
          <w:b/>
          <w:bCs/>
          <w:color w:val="0D0D0D" w:themeColor="text1" w:themeTint="F2"/>
          <w:sz w:val="28"/>
          <w:szCs w:val="28"/>
        </w:rPr>
        <w:t>Explanation</w:t>
      </w:r>
      <w:r w:rsidRPr="00446A1A">
        <w:rPr>
          <w:b/>
          <w:bCs/>
          <w:color w:val="0D0D0D" w:themeColor="text1" w:themeTint="F2"/>
          <w:sz w:val="24"/>
          <w:szCs w:val="24"/>
        </w:rPr>
        <w:t xml:space="preserve"> :</w:t>
      </w:r>
      <w:r w:rsidRPr="00446A1A">
        <w:rPr>
          <w:b/>
          <w:bCs/>
          <w:color w:val="0D0D0D" w:themeColor="text1" w:themeTint="F2"/>
          <w:sz w:val="24"/>
          <w:szCs w:val="24"/>
        </w:rPr>
        <w:br/>
      </w:r>
      <w:r w:rsidRPr="00434AA6">
        <w:rPr>
          <w:color w:val="0D0D0D" w:themeColor="text1" w:themeTint="F2"/>
          <w:sz w:val="24"/>
          <w:szCs w:val="24"/>
        </w:rPr>
        <w:t>Drivers usually rate customers only when a ride is completed successfully.</w:t>
      </w:r>
      <w:r w:rsidRPr="00434AA6">
        <w:rPr>
          <w:color w:val="0D0D0D" w:themeColor="text1" w:themeTint="F2"/>
          <w:sz w:val="24"/>
          <w:szCs w:val="24"/>
        </w:rPr>
        <w:br/>
        <w:t>That’s why the Success rides have ratings, while cancelled or incomplete rides mostly don’t have ratings (they show as blank/</w:t>
      </w:r>
      <w:proofErr w:type="spellStart"/>
      <w:r w:rsidRPr="00434AA6">
        <w:rPr>
          <w:color w:val="0D0D0D" w:themeColor="text1" w:themeTint="F2"/>
          <w:sz w:val="24"/>
          <w:szCs w:val="24"/>
        </w:rPr>
        <w:t>NaN</w:t>
      </w:r>
      <w:proofErr w:type="spellEnd"/>
      <w:r w:rsidRPr="00434AA6">
        <w:rPr>
          <w:color w:val="0D0D0D" w:themeColor="text1" w:themeTint="F2"/>
          <w:sz w:val="24"/>
          <w:szCs w:val="24"/>
        </w:rPr>
        <w:t>).</w:t>
      </w:r>
      <w:r w:rsidRPr="00434AA6">
        <w:rPr>
          <w:color w:val="0D0D0D" w:themeColor="text1" w:themeTint="F2"/>
          <w:sz w:val="24"/>
          <w:szCs w:val="24"/>
        </w:rPr>
        <w:br/>
        <w:t>So, the highest driver ratings are seen in successful trips, meaning drivers are generally happy with customers who complete their rides.</w:t>
      </w:r>
      <w:r w:rsidRPr="00446A1A">
        <w:rPr>
          <w:b/>
          <w:bCs/>
          <w:color w:val="0D0D0D" w:themeColor="text1" w:themeTint="F2"/>
          <w:sz w:val="24"/>
          <w:szCs w:val="24"/>
        </w:rPr>
        <w:t xml:space="preserve"> </w:t>
      </w:r>
    </w:p>
    <w:p w14:paraId="7A76DFD8" w14:textId="77777777" w:rsidR="00446A1A" w:rsidRDefault="00446A1A" w:rsidP="00446A1A">
      <w:pPr>
        <w:spacing w:after="120"/>
        <w:rPr>
          <w:b/>
          <w:bCs/>
          <w:color w:val="0D0D0D" w:themeColor="text1" w:themeTint="F2"/>
          <w:sz w:val="24"/>
          <w:szCs w:val="24"/>
        </w:rPr>
      </w:pPr>
    </w:p>
    <w:p w14:paraId="38371A8D" w14:textId="5B577209" w:rsidR="003324F5" w:rsidRPr="0087098A" w:rsidRDefault="003324F5" w:rsidP="003324F5">
      <w:pPr>
        <w:spacing w:after="120"/>
        <w:rPr>
          <w:b/>
          <w:bCs/>
          <w:color w:val="EE0000"/>
          <w:sz w:val="28"/>
          <w:szCs w:val="28"/>
        </w:rPr>
      </w:pPr>
      <w:r w:rsidRPr="0087098A">
        <w:rPr>
          <w:b/>
          <w:bCs/>
          <w:color w:val="EE0000"/>
          <w:sz w:val="28"/>
          <w:szCs w:val="28"/>
        </w:rPr>
        <w:t>B9] Which booking status is most common for bike rides?</w:t>
      </w:r>
    </w:p>
    <w:p w14:paraId="350265DF" w14:textId="1FD12E09" w:rsidR="003324F5" w:rsidRPr="00434AA6" w:rsidRDefault="003324F5" w:rsidP="003324F5">
      <w:pPr>
        <w:spacing w:after="120"/>
        <w:rPr>
          <w:color w:val="0D0D0D" w:themeColor="text1" w:themeTint="F2"/>
          <w:sz w:val="24"/>
          <w:szCs w:val="24"/>
        </w:rPr>
      </w:pPr>
      <w:r w:rsidRPr="00434AA6">
        <w:rPr>
          <w:b/>
          <w:bCs/>
          <w:color w:val="0D0D0D" w:themeColor="text1" w:themeTint="F2"/>
          <w:sz w:val="28"/>
          <w:szCs w:val="28"/>
        </w:rPr>
        <w:t>Answer</w:t>
      </w:r>
      <w:r w:rsidRPr="003324F5">
        <w:rPr>
          <w:b/>
          <w:bCs/>
          <w:color w:val="0D0D0D" w:themeColor="text1" w:themeTint="F2"/>
          <w:sz w:val="24"/>
          <w:szCs w:val="24"/>
        </w:rPr>
        <w:t xml:space="preserve">: </w:t>
      </w:r>
      <w:r w:rsidRPr="00434AA6">
        <w:rPr>
          <w:color w:val="0D0D0D" w:themeColor="text1" w:themeTint="F2"/>
          <w:sz w:val="24"/>
          <w:szCs w:val="24"/>
        </w:rPr>
        <w:t>The most common booking status for Bike rides is Success.</w:t>
      </w:r>
    </w:p>
    <w:p w14:paraId="380ADCE7" w14:textId="1AA3C87A" w:rsidR="003324F5" w:rsidRPr="003324F5" w:rsidRDefault="003324F5" w:rsidP="003324F5">
      <w:pPr>
        <w:spacing w:after="120"/>
        <w:rPr>
          <w:b/>
          <w:bCs/>
          <w:color w:val="0D0D0D" w:themeColor="text1" w:themeTint="F2"/>
          <w:sz w:val="24"/>
          <w:szCs w:val="24"/>
        </w:rPr>
      </w:pPr>
    </w:p>
    <w:p w14:paraId="13C948F0" w14:textId="5E72F850" w:rsidR="003324F5" w:rsidRPr="00E7436D" w:rsidRDefault="003324F5" w:rsidP="003324F5">
      <w:pPr>
        <w:spacing w:after="120"/>
        <w:rPr>
          <w:color w:val="0D0D0D" w:themeColor="text1" w:themeTint="F2"/>
          <w:sz w:val="24"/>
          <w:szCs w:val="24"/>
        </w:rPr>
      </w:pPr>
      <w:r w:rsidRPr="004A1734">
        <w:rPr>
          <w:b/>
          <w:bCs/>
          <w:color w:val="0D0D0D" w:themeColor="text1" w:themeTint="F2"/>
          <w:sz w:val="28"/>
          <w:szCs w:val="28"/>
        </w:rPr>
        <w:t>Explanation</w:t>
      </w:r>
      <w:r w:rsidRPr="003324F5">
        <w:rPr>
          <w:b/>
          <w:bCs/>
          <w:color w:val="0D0D0D" w:themeColor="text1" w:themeTint="F2"/>
          <w:sz w:val="24"/>
          <w:szCs w:val="24"/>
        </w:rPr>
        <w:t xml:space="preserve"> </w:t>
      </w:r>
      <w:r w:rsidR="004A1734">
        <w:rPr>
          <w:b/>
          <w:bCs/>
          <w:color w:val="0D0D0D" w:themeColor="text1" w:themeTint="F2"/>
          <w:sz w:val="24"/>
          <w:szCs w:val="24"/>
        </w:rPr>
        <w:t>:</w:t>
      </w:r>
      <w:r w:rsidRPr="003324F5">
        <w:rPr>
          <w:b/>
          <w:bCs/>
          <w:color w:val="0D0D0D" w:themeColor="text1" w:themeTint="F2"/>
          <w:sz w:val="24"/>
          <w:szCs w:val="24"/>
        </w:rPr>
        <w:br/>
      </w:r>
      <w:r w:rsidRPr="00E7436D">
        <w:rPr>
          <w:color w:val="0D0D0D" w:themeColor="text1" w:themeTint="F2"/>
          <w:sz w:val="24"/>
          <w:szCs w:val="24"/>
        </w:rPr>
        <w:t>Most customers who book Bike rides complete their trips successfully.</w:t>
      </w:r>
      <w:r w:rsidRPr="00E7436D">
        <w:rPr>
          <w:color w:val="0D0D0D" w:themeColor="text1" w:themeTint="F2"/>
          <w:sz w:val="24"/>
          <w:szCs w:val="24"/>
        </w:rPr>
        <w:br/>
        <w:t>Cancellations (by driver or customer) happen less often compared to other booking statuses.</w:t>
      </w:r>
      <w:r w:rsidRPr="00E7436D">
        <w:rPr>
          <w:color w:val="0D0D0D" w:themeColor="text1" w:themeTint="F2"/>
          <w:sz w:val="24"/>
          <w:szCs w:val="24"/>
        </w:rPr>
        <w:br/>
        <w:t>This shows that bike rides are quick, convenient, and usually successful.</w:t>
      </w:r>
    </w:p>
    <w:p w14:paraId="39238827" w14:textId="77777777" w:rsidR="003324F5" w:rsidRDefault="003324F5" w:rsidP="003324F5">
      <w:pPr>
        <w:spacing w:after="120"/>
        <w:rPr>
          <w:b/>
          <w:bCs/>
          <w:color w:val="0D0D0D" w:themeColor="text1" w:themeTint="F2"/>
          <w:sz w:val="24"/>
          <w:szCs w:val="24"/>
        </w:rPr>
      </w:pPr>
    </w:p>
    <w:p w14:paraId="430A5ECC" w14:textId="6CEF8E6E" w:rsidR="003D246B" w:rsidRPr="003D246B" w:rsidRDefault="003D246B" w:rsidP="003D246B">
      <w:pPr>
        <w:spacing w:after="120"/>
        <w:rPr>
          <w:b/>
          <w:bCs/>
          <w:color w:val="0D0D0D" w:themeColor="text1" w:themeTint="F2"/>
          <w:sz w:val="24"/>
          <w:szCs w:val="24"/>
        </w:rPr>
      </w:pPr>
    </w:p>
    <w:p w14:paraId="7FE38DC0" w14:textId="40A80B60" w:rsidR="003D246B" w:rsidRPr="0087098A" w:rsidRDefault="003D246B" w:rsidP="003D246B">
      <w:pPr>
        <w:spacing w:after="120"/>
        <w:rPr>
          <w:b/>
          <w:bCs/>
          <w:color w:val="EE0000"/>
          <w:sz w:val="28"/>
          <w:szCs w:val="28"/>
        </w:rPr>
      </w:pPr>
      <w:r w:rsidRPr="0087098A">
        <w:rPr>
          <w:b/>
          <w:bCs/>
          <w:color w:val="EE0000"/>
          <w:sz w:val="28"/>
          <w:szCs w:val="28"/>
        </w:rPr>
        <w:t>B10] What is the average booking value for each payment method?</w:t>
      </w:r>
    </w:p>
    <w:p w14:paraId="57C1F031" w14:textId="77777777" w:rsidR="003D246B" w:rsidRPr="004A1734" w:rsidRDefault="003D246B" w:rsidP="003D246B">
      <w:pPr>
        <w:spacing w:after="120"/>
        <w:rPr>
          <w:b/>
          <w:bCs/>
          <w:color w:val="0D0D0D" w:themeColor="text1" w:themeTint="F2"/>
          <w:sz w:val="28"/>
          <w:szCs w:val="28"/>
        </w:rPr>
      </w:pPr>
      <w:r w:rsidRPr="004A1734">
        <w:rPr>
          <w:b/>
          <w:bCs/>
          <w:color w:val="0D0D0D" w:themeColor="text1" w:themeTint="F2"/>
          <w:sz w:val="28"/>
          <w:szCs w:val="28"/>
        </w:rPr>
        <w:t>Answer:</w:t>
      </w:r>
    </w:p>
    <w:p w14:paraId="462861F1" w14:textId="77777777" w:rsidR="003D246B" w:rsidRPr="00E7436D" w:rsidRDefault="003D246B" w:rsidP="003D246B">
      <w:pPr>
        <w:numPr>
          <w:ilvl w:val="0"/>
          <w:numId w:val="23"/>
        </w:numPr>
        <w:spacing w:after="120"/>
        <w:rPr>
          <w:color w:val="0D0D0D" w:themeColor="text1" w:themeTint="F2"/>
          <w:sz w:val="24"/>
          <w:szCs w:val="24"/>
        </w:rPr>
      </w:pPr>
      <w:r w:rsidRPr="00E7436D">
        <w:rPr>
          <w:color w:val="0D0D0D" w:themeColor="text1" w:themeTint="F2"/>
          <w:sz w:val="24"/>
          <w:szCs w:val="24"/>
        </w:rPr>
        <w:t>Cash → ₹1011.52</w:t>
      </w:r>
    </w:p>
    <w:p w14:paraId="164221BC" w14:textId="77777777" w:rsidR="003D246B" w:rsidRPr="00E7436D" w:rsidRDefault="003D246B" w:rsidP="003D246B">
      <w:pPr>
        <w:numPr>
          <w:ilvl w:val="0"/>
          <w:numId w:val="23"/>
        </w:numPr>
        <w:spacing w:after="120"/>
        <w:rPr>
          <w:color w:val="0D0D0D" w:themeColor="text1" w:themeTint="F2"/>
          <w:sz w:val="24"/>
          <w:szCs w:val="24"/>
        </w:rPr>
      </w:pPr>
      <w:r w:rsidRPr="00E7436D">
        <w:rPr>
          <w:color w:val="0D0D0D" w:themeColor="text1" w:themeTint="F2"/>
          <w:sz w:val="24"/>
          <w:szCs w:val="24"/>
        </w:rPr>
        <w:t>UPI → ₹1034.67</w:t>
      </w:r>
    </w:p>
    <w:p w14:paraId="0214F235" w14:textId="77777777" w:rsidR="003D246B" w:rsidRPr="00E7436D" w:rsidRDefault="003D246B" w:rsidP="003D246B">
      <w:pPr>
        <w:numPr>
          <w:ilvl w:val="0"/>
          <w:numId w:val="23"/>
        </w:numPr>
        <w:spacing w:after="120"/>
        <w:rPr>
          <w:color w:val="0D0D0D" w:themeColor="text1" w:themeTint="F2"/>
          <w:sz w:val="24"/>
          <w:szCs w:val="24"/>
        </w:rPr>
      </w:pPr>
      <w:r w:rsidRPr="00E7436D">
        <w:rPr>
          <w:color w:val="0D0D0D" w:themeColor="text1" w:themeTint="F2"/>
          <w:sz w:val="24"/>
          <w:szCs w:val="24"/>
        </w:rPr>
        <w:t>Card → ₹1002.45</w:t>
      </w:r>
    </w:p>
    <w:p w14:paraId="789C849C" w14:textId="77777777" w:rsidR="003D246B" w:rsidRPr="00E7436D" w:rsidRDefault="003D246B" w:rsidP="003D246B">
      <w:pPr>
        <w:numPr>
          <w:ilvl w:val="0"/>
          <w:numId w:val="23"/>
        </w:numPr>
        <w:spacing w:after="120"/>
        <w:rPr>
          <w:color w:val="0D0D0D" w:themeColor="text1" w:themeTint="F2"/>
          <w:sz w:val="24"/>
          <w:szCs w:val="24"/>
        </w:rPr>
      </w:pPr>
      <w:r w:rsidRPr="00E7436D">
        <w:rPr>
          <w:color w:val="0D0D0D" w:themeColor="text1" w:themeTint="F2"/>
          <w:sz w:val="24"/>
          <w:szCs w:val="24"/>
        </w:rPr>
        <w:t>Wallet → ₹995.36</w:t>
      </w:r>
    </w:p>
    <w:p w14:paraId="27985F12" w14:textId="3FBCAD36" w:rsidR="003D246B" w:rsidRPr="003D246B" w:rsidRDefault="003D246B" w:rsidP="003D246B">
      <w:pPr>
        <w:spacing w:after="120"/>
        <w:rPr>
          <w:b/>
          <w:bCs/>
          <w:color w:val="0D0D0D" w:themeColor="text1" w:themeTint="F2"/>
          <w:sz w:val="24"/>
          <w:szCs w:val="24"/>
        </w:rPr>
      </w:pPr>
    </w:p>
    <w:p w14:paraId="1B83EC77" w14:textId="393E53F2" w:rsidR="003D246B" w:rsidRPr="003D246B" w:rsidRDefault="003D246B" w:rsidP="003D246B">
      <w:pPr>
        <w:spacing w:after="120"/>
        <w:rPr>
          <w:b/>
          <w:bCs/>
          <w:color w:val="0D0D0D" w:themeColor="text1" w:themeTint="F2"/>
          <w:sz w:val="24"/>
          <w:szCs w:val="24"/>
        </w:rPr>
      </w:pPr>
      <w:r w:rsidRPr="00CC6B54">
        <w:rPr>
          <w:b/>
          <w:bCs/>
          <w:color w:val="0D0D0D" w:themeColor="text1" w:themeTint="F2"/>
          <w:sz w:val="28"/>
          <w:szCs w:val="28"/>
        </w:rPr>
        <w:t>Explanation</w:t>
      </w:r>
      <w:r w:rsidR="004D1E99" w:rsidRPr="00CC6B54">
        <w:rPr>
          <w:b/>
          <w:bCs/>
          <w:color w:val="0D0D0D" w:themeColor="text1" w:themeTint="F2"/>
          <w:sz w:val="28"/>
          <w:szCs w:val="28"/>
        </w:rPr>
        <w:t>:</w:t>
      </w:r>
      <w:r w:rsidRPr="00CC6B54">
        <w:rPr>
          <w:b/>
          <w:bCs/>
          <w:color w:val="0D0D0D" w:themeColor="text1" w:themeTint="F2"/>
          <w:sz w:val="24"/>
          <w:szCs w:val="24"/>
        </w:rPr>
        <w:t xml:space="preserve"> </w:t>
      </w:r>
      <w:r w:rsidRPr="003D246B">
        <w:rPr>
          <w:b/>
          <w:bCs/>
          <w:color w:val="0D0D0D" w:themeColor="text1" w:themeTint="F2"/>
          <w:sz w:val="24"/>
          <w:szCs w:val="24"/>
        </w:rPr>
        <w:br/>
      </w:r>
    </w:p>
    <w:p w14:paraId="2F134A2D" w14:textId="77777777" w:rsidR="003D246B" w:rsidRPr="00E7436D" w:rsidRDefault="003D246B" w:rsidP="00E7436D">
      <w:pPr>
        <w:numPr>
          <w:ilvl w:val="0"/>
          <w:numId w:val="23"/>
        </w:numPr>
        <w:spacing w:after="120"/>
        <w:rPr>
          <w:color w:val="0D0D0D" w:themeColor="text1" w:themeTint="F2"/>
          <w:sz w:val="24"/>
          <w:szCs w:val="24"/>
        </w:rPr>
      </w:pPr>
      <w:r w:rsidRPr="00E7436D">
        <w:rPr>
          <w:color w:val="0D0D0D" w:themeColor="text1" w:themeTint="F2"/>
          <w:sz w:val="24"/>
          <w:szCs w:val="24"/>
        </w:rPr>
        <w:t>Rides paid by UPI cost the most (₹1034.67).</w:t>
      </w:r>
    </w:p>
    <w:p w14:paraId="12117BFD" w14:textId="77777777" w:rsidR="003D246B" w:rsidRPr="00E7436D" w:rsidRDefault="003D246B" w:rsidP="00E7436D">
      <w:pPr>
        <w:numPr>
          <w:ilvl w:val="0"/>
          <w:numId w:val="23"/>
        </w:numPr>
        <w:spacing w:after="120"/>
        <w:rPr>
          <w:color w:val="0D0D0D" w:themeColor="text1" w:themeTint="F2"/>
          <w:sz w:val="24"/>
          <w:szCs w:val="24"/>
        </w:rPr>
      </w:pPr>
      <w:r w:rsidRPr="00E7436D">
        <w:rPr>
          <w:color w:val="0D0D0D" w:themeColor="text1" w:themeTint="F2"/>
          <w:sz w:val="24"/>
          <w:szCs w:val="24"/>
        </w:rPr>
        <w:t>Rides paid by Wallet cost the least (₹995.36).</w:t>
      </w:r>
    </w:p>
    <w:p w14:paraId="43CE5201" w14:textId="77777777" w:rsidR="003D246B" w:rsidRPr="00E7436D" w:rsidRDefault="003D246B" w:rsidP="00E7436D">
      <w:pPr>
        <w:numPr>
          <w:ilvl w:val="0"/>
          <w:numId w:val="23"/>
        </w:numPr>
        <w:spacing w:after="120"/>
        <w:rPr>
          <w:color w:val="0D0D0D" w:themeColor="text1" w:themeTint="F2"/>
          <w:sz w:val="24"/>
          <w:szCs w:val="24"/>
        </w:rPr>
      </w:pPr>
      <w:r w:rsidRPr="00E7436D">
        <w:rPr>
          <w:color w:val="0D0D0D" w:themeColor="text1" w:themeTint="F2"/>
          <w:sz w:val="24"/>
          <w:szCs w:val="24"/>
        </w:rPr>
        <w:t>Cash and Card payments are in between.</w:t>
      </w:r>
    </w:p>
    <w:p w14:paraId="074415D2" w14:textId="77777777" w:rsidR="003D246B" w:rsidRDefault="003D246B" w:rsidP="003D246B">
      <w:pPr>
        <w:spacing w:after="120"/>
        <w:rPr>
          <w:b/>
          <w:bCs/>
          <w:color w:val="0D0D0D" w:themeColor="text1" w:themeTint="F2"/>
          <w:sz w:val="24"/>
          <w:szCs w:val="24"/>
        </w:rPr>
      </w:pPr>
    </w:p>
    <w:p w14:paraId="2C9E6097" w14:textId="77777777" w:rsidR="003D246B" w:rsidRDefault="003D246B" w:rsidP="003D246B">
      <w:pPr>
        <w:spacing w:after="120"/>
        <w:rPr>
          <w:b/>
          <w:bCs/>
          <w:color w:val="0D0D0D" w:themeColor="text1" w:themeTint="F2"/>
          <w:sz w:val="24"/>
          <w:szCs w:val="24"/>
        </w:rPr>
      </w:pPr>
    </w:p>
    <w:p w14:paraId="443B58BF" w14:textId="6A2D0287" w:rsidR="00166C05" w:rsidRPr="0087098A" w:rsidRDefault="00166C05" w:rsidP="00166C05">
      <w:pPr>
        <w:spacing w:after="120"/>
        <w:rPr>
          <w:b/>
          <w:bCs/>
          <w:color w:val="EE0000"/>
          <w:sz w:val="28"/>
          <w:szCs w:val="28"/>
        </w:rPr>
      </w:pPr>
      <w:r w:rsidRPr="0087098A">
        <w:rPr>
          <w:b/>
          <w:bCs/>
          <w:color w:val="EE0000"/>
          <w:sz w:val="28"/>
          <w:szCs w:val="28"/>
        </w:rPr>
        <w:t>B11] What is the average ride distance for each payment method?</w:t>
      </w:r>
    </w:p>
    <w:p w14:paraId="33C8835C" w14:textId="77777777" w:rsidR="00166C05" w:rsidRPr="004D1E99" w:rsidRDefault="00166C05" w:rsidP="00166C05">
      <w:pPr>
        <w:spacing w:after="120"/>
        <w:rPr>
          <w:b/>
          <w:bCs/>
          <w:color w:val="0D0D0D" w:themeColor="text1" w:themeTint="F2"/>
          <w:sz w:val="28"/>
          <w:szCs w:val="28"/>
        </w:rPr>
      </w:pPr>
      <w:r w:rsidRPr="004D1E99">
        <w:rPr>
          <w:b/>
          <w:bCs/>
          <w:color w:val="0D0D0D" w:themeColor="text1" w:themeTint="F2"/>
          <w:sz w:val="28"/>
          <w:szCs w:val="28"/>
        </w:rPr>
        <w:t>Answer:</w:t>
      </w:r>
    </w:p>
    <w:p w14:paraId="2E643072" w14:textId="77777777" w:rsidR="00166C05" w:rsidRPr="00E7436D" w:rsidRDefault="00166C05" w:rsidP="00E7436D">
      <w:pPr>
        <w:numPr>
          <w:ilvl w:val="0"/>
          <w:numId w:val="23"/>
        </w:numPr>
        <w:spacing w:after="120"/>
        <w:rPr>
          <w:color w:val="0D0D0D" w:themeColor="text1" w:themeTint="F2"/>
          <w:sz w:val="24"/>
          <w:szCs w:val="24"/>
        </w:rPr>
      </w:pPr>
      <w:r w:rsidRPr="00E7436D">
        <w:rPr>
          <w:color w:val="0D0D0D" w:themeColor="text1" w:themeTint="F2"/>
          <w:sz w:val="24"/>
          <w:szCs w:val="24"/>
        </w:rPr>
        <w:t>Cash → 25.32 km</w:t>
      </w:r>
    </w:p>
    <w:p w14:paraId="54A35EF4" w14:textId="77777777" w:rsidR="00166C05" w:rsidRPr="00E7436D" w:rsidRDefault="00166C05" w:rsidP="00166C05">
      <w:pPr>
        <w:numPr>
          <w:ilvl w:val="0"/>
          <w:numId w:val="25"/>
        </w:numPr>
        <w:spacing w:after="120"/>
        <w:rPr>
          <w:color w:val="0D0D0D" w:themeColor="text1" w:themeTint="F2"/>
          <w:sz w:val="24"/>
          <w:szCs w:val="24"/>
        </w:rPr>
      </w:pPr>
      <w:r w:rsidRPr="00E7436D">
        <w:rPr>
          <w:color w:val="0D0D0D" w:themeColor="text1" w:themeTint="F2"/>
          <w:sz w:val="24"/>
          <w:szCs w:val="24"/>
        </w:rPr>
        <w:t>UPI → 25.81 km</w:t>
      </w:r>
    </w:p>
    <w:p w14:paraId="1A7E92CE" w14:textId="77777777" w:rsidR="00166C05" w:rsidRPr="00E7436D" w:rsidRDefault="00166C05" w:rsidP="00E7436D">
      <w:pPr>
        <w:numPr>
          <w:ilvl w:val="0"/>
          <w:numId w:val="23"/>
        </w:numPr>
        <w:spacing w:after="120"/>
        <w:rPr>
          <w:color w:val="0D0D0D" w:themeColor="text1" w:themeTint="F2"/>
          <w:sz w:val="24"/>
          <w:szCs w:val="24"/>
        </w:rPr>
      </w:pPr>
      <w:r w:rsidRPr="00E7436D">
        <w:rPr>
          <w:color w:val="0D0D0D" w:themeColor="text1" w:themeTint="F2"/>
          <w:sz w:val="24"/>
          <w:szCs w:val="24"/>
        </w:rPr>
        <w:t>Card → 24.95 km</w:t>
      </w:r>
    </w:p>
    <w:p w14:paraId="04D2AC5A" w14:textId="77777777" w:rsidR="00166C05" w:rsidRPr="00E7436D" w:rsidRDefault="00166C05" w:rsidP="00E7436D">
      <w:pPr>
        <w:numPr>
          <w:ilvl w:val="0"/>
          <w:numId w:val="23"/>
        </w:numPr>
        <w:spacing w:after="120"/>
        <w:rPr>
          <w:color w:val="0D0D0D" w:themeColor="text1" w:themeTint="F2"/>
          <w:sz w:val="24"/>
          <w:szCs w:val="24"/>
        </w:rPr>
      </w:pPr>
      <w:r w:rsidRPr="00E7436D">
        <w:rPr>
          <w:color w:val="0D0D0D" w:themeColor="text1" w:themeTint="F2"/>
          <w:sz w:val="24"/>
          <w:szCs w:val="24"/>
        </w:rPr>
        <w:t>Wallet → 24.62 km</w:t>
      </w:r>
    </w:p>
    <w:p w14:paraId="212A9F10" w14:textId="77777777" w:rsidR="00166C05" w:rsidRPr="00166C05" w:rsidRDefault="00000000" w:rsidP="00166C05">
      <w:pPr>
        <w:spacing w:after="120"/>
        <w:rPr>
          <w:b/>
          <w:bCs/>
          <w:color w:val="0D0D0D" w:themeColor="text1" w:themeTint="F2"/>
          <w:sz w:val="24"/>
          <w:szCs w:val="24"/>
        </w:rPr>
      </w:pPr>
      <w:r>
        <w:rPr>
          <w:b/>
          <w:bCs/>
          <w:color w:val="0D0D0D" w:themeColor="text1" w:themeTint="F2"/>
          <w:sz w:val="24"/>
          <w:szCs w:val="24"/>
        </w:rPr>
        <w:pict w14:anchorId="057713B2">
          <v:rect id="_x0000_i1031" style="width:0;height:1.5pt" o:hralign="center" o:hrstd="t" o:hr="t" fillcolor="#a0a0a0" stroked="f"/>
        </w:pict>
      </w:r>
    </w:p>
    <w:p w14:paraId="7B24DC49" w14:textId="5BC6EA02" w:rsidR="00166C05" w:rsidRPr="00166C05" w:rsidRDefault="00166C05" w:rsidP="00166C05">
      <w:pPr>
        <w:spacing w:after="120"/>
        <w:rPr>
          <w:b/>
          <w:bCs/>
          <w:color w:val="0D0D0D" w:themeColor="text1" w:themeTint="F2"/>
          <w:sz w:val="24"/>
          <w:szCs w:val="24"/>
        </w:rPr>
      </w:pPr>
      <w:r w:rsidRPr="004D1E99">
        <w:rPr>
          <w:b/>
          <w:bCs/>
          <w:color w:val="0D0D0D" w:themeColor="text1" w:themeTint="F2"/>
          <w:sz w:val="28"/>
          <w:szCs w:val="28"/>
        </w:rPr>
        <w:t>Explanation:</w:t>
      </w:r>
      <w:r w:rsidRPr="00166C05">
        <w:rPr>
          <w:b/>
          <w:bCs/>
          <w:color w:val="0D0D0D" w:themeColor="text1" w:themeTint="F2"/>
          <w:sz w:val="24"/>
          <w:szCs w:val="24"/>
        </w:rPr>
        <w:br/>
        <w:t>On average:</w:t>
      </w:r>
    </w:p>
    <w:p w14:paraId="5023D48E" w14:textId="77777777" w:rsidR="00166C05" w:rsidRPr="00E7436D" w:rsidRDefault="00166C05" w:rsidP="00E7436D">
      <w:pPr>
        <w:numPr>
          <w:ilvl w:val="0"/>
          <w:numId w:val="23"/>
        </w:numPr>
        <w:spacing w:after="120"/>
        <w:rPr>
          <w:color w:val="0D0D0D" w:themeColor="text1" w:themeTint="F2"/>
          <w:sz w:val="24"/>
          <w:szCs w:val="24"/>
        </w:rPr>
      </w:pPr>
      <w:r w:rsidRPr="00E7436D">
        <w:rPr>
          <w:color w:val="0D0D0D" w:themeColor="text1" w:themeTint="F2"/>
          <w:sz w:val="24"/>
          <w:szCs w:val="24"/>
        </w:rPr>
        <w:t>UPI rides are the longest (25.81 km).</w:t>
      </w:r>
    </w:p>
    <w:p w14:paraId="099E2521" w14:textId="77777777" w:rsidR="00166C05" w:rsidRPr="00E7436D" w:rsidRDefault="00166C05" w:rsidP="00E7436D">
      <w:pPr>
        <w:numPr>
          <w:ilvl w:val="0"/>
          <w:numId w:val="23"/>
        </w:numPr>
        <w:spacing w:after="120"/>
        <w:rPr>
          <w:color w:val="0D0D0D" w:themeColor="text1" w:themeTint="F2"/>
          <w:sz w:val="24"/>
          <w:szCs w:val="24"/>
        </w:rPr>
      </w:pPr>
      <w:r w:rsidRPr="00E7436D">
        <w:rPr>
          <w:color w:val="0D0D0D" w:themeColor="text1" w:themeTint="F2"/>
          <w:sz w:val="24"/>
          <w:szCs w:val="24"/>
        </w:rPr>
        <w:t>Wallet rides are the shortest (24.62 km).</w:t>
      </w:r>
    </w:p>
    <w:p w14:paraId="130318CA" w14:textId="77777777" w:rsidR="00166C05" w:rsidRPr="00E7436D" w:rsidRDefault="00166C05" w:rsidP="00E7436D">
      <w:pPr>
        <w:numPr>
          <w:ilvl w:val="0"/>
          <w:numId w:val="23"/>
        </w:numPr>
        <w:spacing w:after="120"/>
        <w:rPr>
          <w:color w:val="0D0D0D" w:themeColor="text1" w:themeTint="F2"/>
          <w:sz w:val="24"/>
          <w:szCs w:val="24"/>
        </w:rPr>
      </w:pPr>
      <w:r w:rsidRPr="00E7436D">
        <w:rPr>
          <w:color w:val="0D0D0D" w:themeColor="text1" w:themeTint="F2"/>
          <w:sz w:val="24"/>
          <w:szCs w:val="24"/>
        </w:rPr>
        <w:t>Cash and Card rides are in between.</w:t>
      </w:r>
    </w:p>
    <w:p w14:paraId="634C0B09" w14:textId="77777777" w:rsidR="00166C05" w:rsidRDefault="00166C05" w:rsidP="00166C05">
      <w:pPr>
        <w:spacing w:after="120"/>
        <w:rPr>
          <w:b/>
          <w:bCs/>
          <w:color w:val="0D0D0D" w:themeColor="text1" w:themeTint="F2"/>
          <w:sz w:val="24"/>
          <w:szCs w:val="24"/>
        </w:rPr>
      </w:pPr>
    </w:p>
    <w:p w14:paraId="5C1A9CC5" w14:textId="77777777" w:rsidR="00166C05" w:rsidRPr="0087098A" w:rsidRDefault="00166C05" w:rsidP="00166C05">
      <w:pPr>
        <w:spacing w:after="120"/>
        <w:rPr>
          <w:b/>
          <w:bCs/>
          <w:color w:val="EE0000"/>
          <w:sz w:val="28"/>
          <w:szCs w:val="28"/>
        </w:rPr>
      </w:pPr>
    </w:p>
    <w:p w14:paraId="2CB65CFC" w14:textId="26E49353" w:rsidR="00622A8F" w:rsidRPr="0087098A" w:rsidRDefault="00622A8F" w:rsidP="00622A8F">
      <w:pPr>
        <w:spacing w:after="120"/>
        <w:rPr>
          <w:b/>
          <w:bCs/>
          <w:color w:val="EE0000"/>
          <w:sz w:val="28"/>
          <w:szCs w:val="28"/>
        </w:rPr>
      </w:pPr>
      <w:r w:rsidRPr="0087098A">
        <w:rPr>
          <w:b/>
          <w:bCs/>
          <w:color w:val="EE0000"/>
          <w:sz w:val="28"/>
          <w:szCs w:val="28"/>
        </w:rPr>
        <w:t>B12] Which payment method has the highest number of successful rides?</w:t>
      </w:r>
    </w:p>
    <w:p w14:paraId="6B19F35B" w14:textId="6D8133C7" w:rsidR="00622A8F" w:rsidRPr="00622A8F" w:rsidRDefault="00622A8F" w:rsidP="00622A8F">
      <w:pPr>
        <w:spacing w:after="120"/>
        <w:rPr>
          <w:b/>
          <w:bCs/>
          <w:color w:val="0D0D0D" w:themeColor="text1" w:themeTint="F2"/>
          <w:sz w:val="24"/>
          <w:szCs w:val="24"/>
        </w:rPr>
      </w:pPr>
      <w:r w:rsidRPr="004D1E99">
        <w:rPr>
          <w:b/>
          <w:bCs/>
          <w:color w:val="0D0D0D" w:themeColor="text1" w:themeTint="F2"/>
          <w:sz w:val="28"/>
          <w:szCs w:val="28"/>
        </w:rPr>
        <w:t>Answer:</w:t>
      </w:r>
      <w:r w:rsidR="00500296">
        <w:rPr>
          <w:b/>
          <w:bCs/>
          <w:color w:val="0D0D0D" w:themeColor="text1" w:themeTint="F2"/>
          <w:sz w:val="28"/>
          <w:szCs w:val="28"/>
        </w:rPr>
        <w:t xml:space="preserve"> </w:t>
      </w:r>
      <w:r w:rsidRPr="00E7436D">
        <w:rPr>
          <w:color w:val="0D0D0D" w:themeColor="text1" w:themeTint="F2"/>
          <w:sz w:val="24"/>
          <w:szCs w:val="24"/>
        </w:rPr>
        <w:t>The payment method with the highest number of successful rides is Cash.</w:t>
      </w:r>
    </w:p>
    <w:p w14:paraId="5D99D2A8" w14:textId="24C7455B" w:rsidR="00622A8F" w:rsidRPr="00622A8F" w:rsidRDefault="00622A8F" w:rsidP="00622A8F">
      <w:pPr>
        <w:spacing w:after="120"/>
        <w:rPr>
          <w:b/>
          <w:bCs/>
          <w:color w:val="0D0D0D" w:themeColor="text1" w:themeTint="F2"/>
          <w:sz w:val="24"/>
          <w:szCs w:val="24"/>
        </w:rPr>
      </w:pPr>
    </w:p>
    <w:p w14:paraId="713366BF" w14:textId="28B00F0C" w:rsidR="00622A8F" w:rsidRDefault="00622A8F" w:rsidP="00622A8F">
      <w:pPr>
        <w:spacing w:after="120"/>
        <w:rPr>
          <w:b/>
          <w:bCs/>
          <w:color w:val="0D0D0D" w:themeColor="text1" w:themeTint="F2"/>
          <w:sz w:val="24"/>
          <w:szCs w:val="24"/>
        </w:rPr>
      </w:pPr>
      <w:r w:rsidRPr="004D1E99">
        <w:rPr>
          <w:b/>
          <w:bCs/>
          <w:color w:val="0D0D0D" w:themeColor="text1" w:themeTint="F2"/>
          <w:sz w:val="28"/>
          <w:szCs w:val="28"/>
        </w:rPr>
        <w:t>Explanation:</w:t>
      </w:r>
      <w:r w:rsidRPr="00622A8F">
        <w:rPr>
          <w:b/>
          <w:bCs/>
          <w:color w:val="0D0D0D" w:themeColor="text1" w:themeTint="F2"/>
          <w:sz w:val="24"/>
          <w:szCs w:val="24"/>
        </w:rPr>
        <w:br/>
      </w:r>
      <w:r w:rsidRPr="00E7436D">
        <w:rPr>
          <w:color w:val="0D0D0D" w:themeColor="text1" w:themeTint="F2"/>
          <w:sz w:val="24"/>
          <w:szCs w:val="24"/>
        </w:rPr>
        <w:t>Most customers prefer to pay in cash when their ride is completed successfully.</w:t>
      </w:r>
      <w:r w:rsidRPr="00E7436D">
        <w:rPr>
          <w:color w:val="0D0D0D" w:themeColor="text1" w:themeTint="F2"/>
          <w:sz w:val="24"/>
          <w:szCs w:val="24"/>
        </w:rPr>
        <w:br/>
        <w:t>This means Cash is the most trusted and commonly used payment option among customers, even though UPI, Card, and Wallet are also available</w:t>
      </w:r>
      <w:r>
        <w:rPr>
          <w:b/>
          <w:bCs/>
          <w:color w:val="0D0D0D" w:themeColor="text1" w:themeTint="F2"/>
          <w:sz w:val="24"/>
          <w:szCs w:val="24"/>
        </w:rPr>
        <w:t>.</w:t>
      </w:r>
    </w:p>
    <w:p w14:paraId="3582A2F1" w14:textId="77777777" w:rsidR="00622A8F" w:rsidRDefault="00622A8F" w:rsidP="00622A8F">
      <w:pPr>
        <w:spacing w:after="120"/>
        <w:rPr>
          <w:b/>
          <w:bCs/>
          <w:color w:val="0D0D0D" w:themeColor="text1" w:themeTint="F2"/>
          <w:sz w:val="24"/>
          <w:szCs w:val="24"/>
        </w:rPr>
      </w:pPr>
    </w:p>
    <w:p w14:paraId="154CA104" w14:textId="77777777" w:rsidR="00247793" w:rsidRPr="0087098A" w:rsidRDefault="00247793" w:rsidP="00D726A4">
      <w:pPr>
        <w:spacing w:after="120"/>
        <w:rPr>
          <w:b/>
          <w:bCs/>
          <w:color w:val="EE0000"/>
          <w:sz w:val="28"/>
          <w:szCs w:val="28"/>
        </w:rPr>
      </w:pPr>
      <w:r w:rsidRPr="0087098A">
        <w:rPr>
          <w:b/>
          <w:bCs/>
          <w:color w:val="EE0000"/>
          <w:sz w:val="28"/>
          <w:szCs w:val="28"/>
        </w:rPr>
        <w:t>B13] Which payment method gets the highest driver ratings?</w:t>
      </w:r>
    </w:p>
    <w:p w14:paraId="63779DAA" w14:textId="5CC1E3CA" w:rsidR="00D726A4" w:rsidRPr="00E7436D" w:rsidRDefault="00D726A4" w:rsidP="00D726A4">
      <w:pPr>
        <w:spacing w:after="120"/>
        <w:rPr>
          <w:color w:val="0D0D0D" w:themeColor="text1" w:themeTint="F2"/>
          <w:sz w:val="24"/>
          <w:szCs w:val="24"/>
        </w:rPr>
      </w:pPr>
      <w:r w:rsidRPr="00D726A4">
        <w:rPr>
          <w:b/>
          <w:bCs/>
          <w:color w:val="0D0D0D" w:themeColor="text1" w:themeTint="F2"/>
          <w:sz w:val="24"/>
          <w:szCs w:val="24"/>
        </w:rPr>
        <w:t>A</w:t>
      </w:r>
      <w:r w:rsidRPr="004D1E99">
        <w:rPr>
          <w:b/>
          <w:bCs/>
          <w:color w:val="0D0D0D" w:themeColor="text1" w:themeTint="F2"/>
          <w:sz w:val="28"/>
          <w:szCs w:val="28"/>
        </w:rPr>
        <w:t>nswer</w:t>
      </w:r>
      <w:r w:rsidRPr="00D726A4">
        <w:rPr>
          <w:b/>
          <w:bCs/>
          <w:color w:val="0D0D0D" w:themeColor="text1" w:themeTint="F2"/>
          <w:sz w:val="24"/>
          <w:szCs w:val="24"/>
        </w:rPr>
        <w:t xml:space="preserve">: </w:t>
      </w:r>
      <w:r w:rsidRPr="00E7436D">
        <w:rPr>
          <w:color w:val="0D0D0D" w:themeColor="text1" w:themeTint="F2"/>
          <w:sz w:val="24"/>
          <w:szCs w:val="24"/>
        </w:rPr>
        <w:t>The payment method Wallet gets the highest driver ratings.</w:t>
      </w:r>
    </w:p>
    <w:p w14:paraId="7EE8734C" w14:textId="77777777" w:rsidR="00D726A4" w:rsidRDefault="00D726A4" w:rsidP="00D726A4">
      <w:pPr>
        <w:spacing w:after="120"/>
        <w:rPr>
          <w:b/>
          <w:bCs/>
          <w:color w:val="0D0D0D" w:themeColor="text1" w:themeTint="F2"/>
          <w:sz w:val="24"/>
          <w:szCs w:val="24"/>
        </w:rPr>
      </w:pPr>
      <w:r w:rsidRPr="004D1E99">
        <w:rPr>
          <w:b/>
          <w:bCs/>
          <w:color w:val="0D0D0D" w:themeColor="text1" w:themeTint="F2"/>
          <w:sz w:val="28"/>
          <w:szCs w:val="28"/>
        </w:rPr>
        <w:lastRenderedPageBreak/>
        <w:t>Explanation:</w:t>
      </w:r>
      <w:r w:rsidRPr="00D726A4">
        <w:rPr>
          <w:b/>
          <w:bCs/>
          <w:color w:val="0D0D0D" w:themeColor="text1" w:themeTint="F2"/>
          <w:sz w:val="24"/>
          <w:szCs w:val="24"/>
        </w:rPr>
        <w:t xml:space="preserve"> </w:t>
      </w:r>
      <w:r w:rsidRPr="00E7436D">
        <w:rPr>
          <w:color w:val="0D0D0D" w:themeColor="text1" w:themeTint="F2"/>
          <w:sz w:val="24"/>
          <w:szCs w:val="24"/>
        </w:rPr>
        <w:t>Drivers tend to give higher ratings for Wallet payments, possibly because they are faster and more convenient. Grouping the data by payment method and calculating the average driver rating shows Wallet has the highest average</w:t>
      </w:r>
      <w:r w:rsidRPr="00D726A4">
        <w:rPr>
          <w:b/>
          <w:bCs/>
          <w:color w:val="0D0D0D" w:themeColor="text1" w:themeTint="F2"/>
          <w:sz w:val="24"/>
          <w:szCs w:val="24"/>
        </w:rPr>
        <w:t>.</w:t>
      </w:r>
    </w:p>
    <w:p w14:paraId="624550D7" w14:textId="77777777" w:rsidR="00B87B7E" w:rsidRPr="0087098A" w:rsidRDefault="00B87B7E" w:rsidP="00D726A4">
      <w:pPr>
        <w:spacing w:after="120"/>
        <w:rPr>
          <w:b/>
          <w:bCs/>
          <w:color w:val="EE0000"/>
          <w:sz w:val="28"/>
          <w:szCs w:val="28"/>
        </w:rPr>
      </w:pPr>
    </w:p>
    <w:p w14:paraId="530124E2" w14:textId="67FF0FD5" w:rsidR="00247793" w:rsidRPr="0087098A" w:rsidRDefault="00B87B7E" w:rsidP="00D726A4">
      <w:pPr>
        <w:spacing w:after="120"/>
        <w:rPr>
          <w:b/>
          <w:bCs/>
          <w:color w:val="EE0000"/>
          <w:sz w:val="28"/>
          <w:szCs w:val="28"/>
        </w:rPr>
      </w:pPr>
      <w:r w:rsidRPr="0087098A">
        <w:rPr>
          <w:b/>
          <w:bCs/>
          <w:color w:val="EE0000"/>
          <w:sz w:val="28"/>
          <w:szCs w:val="28"/>
        </w:rPr>
        <w:t>B14] What is the average booking value for each vehicle type?</w:t>
      </w:r>
    </w:p>
    <w:p w14:paraId="27544E60" w14:textId="77777777" w:rsidR="00891412" w:rsidRPr="004D1E99" w:rsidRDefault="00891412" w:rsidP="00891412">
      <w:pPr>
        <w:spacing w:after="120"/>
        <w:rPr>
          <w:b/>
          <w:bCs/>
          <w:color w:val="0D0D0D" w:themeColor="text1" w:themeTint="F2"/>
          <w:sz w:val="28"/>
          <w:szCs w:val="28"/>
        </w:rPr>
      </w:pPr>
      <w:r w:rsidRPr="004D1E99">
        <w:rPr>
          <w:b/>
          <w:bCs/>
          <w:color w:val="0D0D0D" w:themeColor="text1" w:themeTint="F2"/>
          <w:sz w:val="28"/>
          <w:szCs w:val="28"/>
        </w:rPr>
        <w:t>Answer:</w:t>
      </w:r>
    </w:p>
    <w:p w14:paraId="11C6E1F6" w14:textId="77777777" w:rsidR="00D94121" w:rsidRPr="00E7436D" w:rsidRDefault="00891412" w:rsidP="00D94121">
      <w:pPr>
        <w:spacing w:after="120"/>
        <w:rPr>
          <w:color w:val="0D0D0D" w:themeColor="text1" w:themeTint="F2"/>
          <w:sz w:val="24"/>
          <w:szCs w:val="24"/>
        </w:rPr>
      </w:pPr>
      <w:r w:rsidRPr="00E7436D">
        <w:rPr>
          <w:color w:val="0D0D0D" w:themeColor="text1" w:themeTint="F2"/>
          <w:sz w:val="24"/>
          <w:szCs w:val="24"/>
        </w:rPr>
        <w:t xml:space="preserve">The average booking value for each vehicle type is calculated  is </w:t>
      </w:r>
    </w:p>
    <w:p w14:paraId="209B51BB" w14:textId="77C31343" w:rsidR="00D94121" w:rsidRPr="00E7436D" w:rsidRDefault="00D94121" w:rsidP="00D94121">
      <w:pPr>
        <w:spacing w:after="120"/>
        <w:rPr>
          <w:color w:val="0D0D0D" w:themeColor="text1" w:themeTint="F2"/>
          <w:sz w:val="24"/>
          <w:szCs w:val="24"/>
        </w:rPr>
      </w:pPr>
      <w:r w:rsidRPr="00E7436D">
        <w:rPr>
          <w:color w:val="0D0D0D" w:themeColor="text1" w:themeTint="F2"/>
          <w:sz w:val="24"/>
          <w:szCs w:val="24"/>
        </w:rPr>
        <w:t>Auto           1017.254089</w:t>
      </w:r>
    </w:p>
    <w:p w14:paraId="019B4104" w14:textId="77777777" w:rsidR="00D94121" w:rsidRPr="00E7436D" w:rsidRDefault="00D94121" w:rsidP="00D94121">
      <w:pPr>
        <w:spacing w:after="120"/>
        <w:rPr>
          <w:color w:val="0D0D0D" w:themeColor="text1" w:themeTint="F2"/>
          <w:sz w:val="24"/>
          <w:szCs w:val="24"/>
        </w:rPr>
      </w:pPr>
      <w:r w:rsidRPr="00E7436D">
        <w:rPr>
          <w:color w:val="0D0D0D" w:themeColor="text1" w:themeTint="F2"/>
          <w:sz w:val="24"/>
          <w:szCs w:val="24"/>
        </w:rPr>
        <w:t>Bike           1021.592971</w:t>
      </w:r>
    </w:p>
    <w:p w14:paraId="3C19E4E9" w14:textId="77777777" w:rsidR="00D94121" w:rsidRPr="00E7436D" w:rsidRDefault="00D94121" w:rsidP="00D94121">
      <w:pPr>
        <w:spacing w:after="120"/>
        <w:rPr>
          <w:color w:val="0D0D0D" w:themeColor="text1" w:themeTint="F2"/>
          <w:sz w:val="24"/>
          <w:szCs w:val="24"/>
        </w:rPr>
      </w:pPr>
      <w:r w:rsidRPr="00E7436D">
        <w:rPr>
          <w:color w:val="0D0D0D" w:themeColor="text1" w:themeTint="F2"/>
          <w:sz w:val="24"/>
          <w:szCs w:val="24"/>
        </w:rPr>
        <w:t>Mini           1024.167753</w:t>
      </w:r>
    </w:p>
    <w:p w14:paraId="486F89CC" w14:textId="77777777" w:rsidR="00D94121" w:rsidRPr="00E7436D" w:rsidRDefault="00D94121" w:rsidP="00D94121">
      <w:pPr>
        <w:spacing w:after="120"/>
        <w:rPr>
          <w:color w:val="0D0D0D" w:themeColor="text1" w:themeTint="F2"/>
          <w:sz w:val="24"/>
          <w:szCs w:val="24"/>
        </w:rPr>
      </w:pPr>
      <w:r w:rsidRPr="00E7436D">
        <w:rPr>
          <w:color w:val="0D0D0D" w:themeColor="text1" w:themeTint="F2"/>
          <w:sz w:val="24"/>
          <w:szCs w:val="24"/>
        </w:rPr>
        <w:t>Prime Plus     1021.435192</w:t>
      </w:r>
    </w:p>
    <w:p w14:paraId="7A064387" w14:textId="77777777" w:rsidR="00D94121" w:rsidRPr="00E7436D" w:rsidRDefault="00D94121" w:rsidP="00D94121">
      <w:pPr>
        <w:spacing w:after="120"/>
        <w:rPr>
          <w:color w:val="0D0D0D" w:themeColor="text1" w:themeTint="F2"/>
          <w:sz w:val="24"/>
          <w:szCs w:val="24"/>
        </w:rPr>
      </w:pPr>
      <w:r w:rsidRPr="00E7436D">
        <w:rPr>
          <w:color w:val="0D0D0D" w:themeColor="text1" w:themeTint="F2"/>
          <w:sz w:val="24"/>
          <w:szCs w:val="24"/>
        </w:rPr>
        <w:t>Prime SUV      1024.746587</w:t>
      </w:r>
    </w:p>
    <w:p w14:paraId="5D598BE0" w14:textId="77777777" w:rsidR="00D94121" w:rsidRPr="00E7436D" w:rsidRDefault="00D94121" w:rsidP="00D94121">
      <w:pPr>
        <w:spacing w:after="120"/>
        <w:rPr>
          <w:color w:val="0D0D0D" w:themeColor="text1" w:themeTint="F2"/>
          <w:sz w:val="24"/>
          <w:szCs w:val="24"/>
        </w:rPr>
      </w:pPr>
      <w:r w:rsidRPr="00E7436D">
        <w:rPr>
          <w:color w:val="0D0D0D" w:themeColor="text1" w:themeTint="F2"/>
          <w:sz w:val="24"/>
          <w:szCs w:val="24"/>
        </w:rPr>
        <w:t>Prime Sedan    1027.016463</w:t>
      </w:r>
    </w:p>
    <w:p w14:paraId="4F57F7B3" w14:textId="77777777" w:rsidR="00D94121" w:rsidRPr="00E7436D" w:rsidRDefault="00D94121" w:rsidP="00D94121">
      <w:pPr>
        <w:spacing w:after="120"/>
        <w:rPr>
          <w:color w:val="0D0D0D" w:themeColor="text1" w:themeTint="F2"/>
          <w:sz w:val="24"/>
          <w:szCs w:val="24"/>
        </w:rPr>
      </w:pPr>
      <w:proofErr w:type="spellStart"/>
      <w:r w:rsidRPr="00E7436D">
        <w:rPr>
          <w:color w:val="0D0D0D" w:themeColor="text1" w:themeTint="F2"/>
          <w:sz w:val="24"/>
          <w:szCs w:val="24"/>
        </w:rPr>
        <w:t>eBike</w:t>
      </w:r>
      <w:proofErr w:type="spellEnd"/>
      <w:r w:rsidRPr="00E7436D">
        <w:rPr>
          <w:color w:val="0D0D0D" w:themeColor="text1" w:themeTint="F2"/>
          <w:sz w:val="24"/>
          <w:szCs w:val="24"/>
        </w:rPr>
        <w:t xml:space="preserve">          1027.479819</w:t>
      </w:r>
    </w:p>
    <w:p w14:paraId="7FDDA89F" w14:textId="77777777" w:rsidR="00D94121" w:rsidRDefault="00D94121" w:rsidP="00D94121">
      <w:pPr>
        <w:spacing w:after="120"/>
        <w:rPr>
          <w:b/>
          <w:bCs/>
          <w:color w:val="0D0D0D" w:themeColor="text1" w:themeTint="F2"/>
          <w:sz w:val="24"/>
          <w:szCs w:val="24"/>
        </w:rPr>
      </w:pPr>
    </w:p>
    <w:p w14:paraId="3DBB7A99" w14:textId="77777777" w:rsidR="00D94121" w:rsidRDefault="00D94121" w:rsidP="00D94121">
      <w:pPr>
        <w:spacing w:after="120"/>
        <w:rPr>
          <w:b/>
          <w:bCs/>
          <w:color w:val="0D0D0D" w:themeColor="text1" w:themeTint="F2"/>
          <w:sz w:val="24"/>
          <w:szCs w:val="24"/>
        </w:rPr>
      </w:pPr>
    </w:p>
    <w:p w14:paraId="4E6BC1B4" w14:textId="23ACF839" w:rsidR="00D94121" w:rsidRDefault="00D94121" w:rsidP="00D94121">
      <w:pPr>
        <w:spacing w:after="120"/>
        <w:rPr>
          <w:b/>
          <w:bCs/>
          <w:color w:val="0D0D0D" w:themeColor="text1" w:themeTint="F2"/>
          <w:sz w:val="24"/>
          <w:szCs w:val="24"/>
        </w:rPr>
      </w:pPr>
      <w:r w:rsidRPr="004D1E99">
        <w:rPr>
          <w:b/>
          <w:bCs/>
          <w:color w:val="0D0D0D" w:themeColor="text1" w:themeTint="F2"/>
          <w:sz w:val="28"/>
          <w:szCs w:val="28"/>
        </w:rPr>
        <w:t>Explanation:</w:t>
      </w:r>
      <w:r w:rsidRPr="00D94121">
        <w:rPr>
          <w:b/>
          <w:bCs/>
          <w:color w:val="0D0D0D" w:themeColor="text1" w:themeTint="F2"/>
          <w:sz w:val="24"/>
          <w:szCs w:val="24"/>
        </w:rPr>
        <w:br/>
      </w:r>
      <w:r w:rsidRPr="00E7436D">
        <w:rPr>
          <w:color w:val="0D0D0D" w:themeColor="text1" w:themeTint="F2"/>
          <w:sz w:val="24"/>
          <w:szCs w:val="24"/>
        </w:rPr>
        <w:t>We group the dataset by Vehicle Type and calculate the mean of Booking Value for each group. This shows how much, on average, customers pay depending on the type of vehicle they book.</w:t>
      </w:r>
    </w:p>
    <w:p w14:paraId="2FB49109" w14:textId="77777777" w:rsidR="00B87B7E" w:rsidRDefault="00B87B7E" w:rsidP="00D94121">
      <w:pPr>
        <w:spacing w:after="120"/>
        <w:rPr>
          <w:b/>
          <w:bCs/>
          <w:color w:val="0D0D0D" w:themeColor="text1" w:themeTint="F2"/>
          <w:sz w:val="24"/>
          <w:szCs w:val="24"/>
        </w:rPr>
      </w:pPr>
    </w:p>
    <w:p w14:paraId="7BE3B7C2" w14:textId="52A86365" w:rsidR="00B87B7E" w:rsidRPr="0087098A" w:rsidRDefault="00B87B7E" w:rsidP="00D94121">
      <w:pPr>
        <w:spacing w:after="120"/>
        <w:rPr>
          <w:b/>
          <w:bCs/>
          <w:color w:val="EE0000"/>
          <w:sz w:val="28"/>
          <w:szCs w:val="28"/>
        </w:rPr>
      </w:pPr>
      <w:r w:rsidRPr="0087098A">
        <w:rPr>
          <w:b/>
          <w:bCs/>
          <w:color w:val="EE0000"/>
          <w:sz w:val="28"/>
          <w:szCs w:val="28"/>
        </w:rPr>
        <w:t>B15] Which vehicle type has the highest average ride distance?</w:t>
      </w:r>
    </w:p>
    <w:p w14:paraId="081CEEB0" w14:textId="35B487A5" w:rsidR="00FF193B" w:rsidRPr="00FF193B" w:rsidRDefault="00FF193B" w:rsidP="00FF193B">
      <w:pPr>
        <w:spacing w:after="120"/>
        <w:rPr>
          <w:b/>
          <w:bCs/>
          <w:color w:val="0D0D0D" w:themeColor="text1" w:themeTint="F2"/>
          <w:sz w:val="24"/>
          <w:szCs w:val="24"/>
        </w:rPr>
      </w:pPr>
      <w:r w:rsidRPr="004D1E99">
        <w:rPr>
          <w:b/>
          <w:bCs/>
          <w:color w:val="0D0D0D" w:themeColor="text1" w:themeTint="F2"/>
          <w:sz w:val="28"/>
          <w:szCs w:val="28"/>
        </w:rPr>
        <w:t xml:space="preserve">Answer: </w:t>
      </w:r>
      <w:r w:rsidRPr="0087098A">
        <w:rPr>
          <w:color w:val="0D0D0D" w:themeColor="text1" w:themeTint="F2"/>
          <w:sz w:val="24"/>
          <w:szCs w:val="24"/>
        </w:rPr>
        <w:t>The Auto vehicle type has the highest average ride distance.</w:t>
      </w:r>
    </w:p>
    <w:p w14:paraId="58FD787A" w14:textId="48F1901E" w:rsidR="00FF193B" w:rsidRDefault="00FF193B" w:rsidP="00FF193B">
      <w:pPr>
        <w:spacing w:after="120"/>
        <w:rPr>
          <w:b/>
          <w:bCs/>
          <w:color w:val="0D0D0D" w:themeColor="text1" w:themeTint="F2"/>
          <w:sz w:val="24"/>
          <w:szCs w:val="24"/>
        </w:rPr>
      </w:pPr>
      <w:r w:rsidRPr="004D1E99">
        <w:rPr>
          <w:b/>
          <w:bCs/>
          <w:color w:val="0D0D0D" w:themeColor="text1" w:themeTint="F2"/>
          <w:sz w:val="28"/>
          <w:szCs w:val="28"/>
        </w:rPr>
        <w:t>Explanation:</w:t>
      </w:r>
      <w:r w:rsidRPr="00FF193B">
        <w:rPr>
          <w:b/>
          <w:bCs/>
          <w:color w:val="0D0D0D" w:themeColor="text1" w:themeTint="F2"/>
          <w:sz w:val="24"/>
          <w:szCs w:val="24"/>
        </w:rPr>
        <w:t xml:space="preserve"> </w:t>
      </w:r>
      <w:r w:rsidRPr="0087098A">
        <w:rPr>
          <w:color w:val="0D0D0D" w:themeColor="text1" w:themeTint="F2"/>
          <w:sz w:val="24"/>
          <w:szCs w:val="24"/>
        </w:rPr>
        <w:t>By grouping the dataset by Vehicle Type and calculating the mean of Ride Distance, we can compare which type of vehicle typically covers longer distances. auto vehicles usually serve longer rides, so their average ride distance comes out highest.</w:t>
      </w:r>
    </w:p>
    <w:p w14:paraId="6953A8B2" w14:textId="77777777" w:rsidR="00680600" w:rsidRDefault="00680600" w:rsidP="00FF193B">
      <w:pPr>
        <w:spacing w:after="120"/>
        <w:rPr>
          <w:b/>
          <w:bCs/>
          <w:color w:val="0D0D0D" w:themeColor="text1" w:themeTint="F2"/>
          <w:sz w:val="24"/>
          <w:szCs w:val="24"/>
        </w:rPr>
      </w:pPr>
    </w:p>
    <w:p w14:paraId="09BB46F1" w14:textId="6BF08543" w:rsidR="00962257" w:rsidRPr="0087098A" w:rsidRDefault="00680600" w:rsidP="00FF193B">
      <w:pPr>
        <w:spacing w:after="120"/>
        <w:rPr>
          <w:b/>
          <w:bCs/>
          <w:color w:val="EE0000"/>
          <w:sz w:val="28"/>
          <w:szCs w:val="28"/>
        </w:rPr>
      </w:pPr>
      <w:r w:rsidRPr="0087098A">
        <w:rPr>
          <w:b/>
          <w:bCs/>
          <w:color w:val="EE0000"/>
          <w:sz w:val="28"/>
          <w:szCs w:val="28"/>
        </w:rPr>
        <w:t>B16] Which vehicle type is most often paid by cash?</w:t>
      </w:r>
    </w:p>
    <w:p w14:paraId="279F08A1" w14:textId="77777777" w:rsidR="00962257" w:rsidRPr="00962257" w:rsidRDefault="00962257" w:rsidP="00962257">
      <w:pPr>
        <w:spacing w:after="120"/>
        <w:rPr>
          <w:b/>
          <w:bCs/>
          <w:color w:val="0D0D0D" w:themeColor="text1" w:themeTint="F2"/>
          <w:sz w:val="24"/>
          <w:szCs w:val="24"/>
        </w:rPr>
      </w:pPr>
      <w:r w:rsidRPr="004D1E99">
        <w:rPr>
          <w:b/>
          <w:bCs/>
          <w:color w:val="0D0D0D" w:themeColor="text1" w:themeTint="F2"/>
          <w:sz w:val="28"/>
          <w:szCs w:val="28"/>
        </w:rPr>
        <w:t>Answer:</w:t>
      </w:r>
      <w:r w:rsidRPr="00962257">
        <w:rPr>
          <w:b/>
          <w:bCs/>
          <w:color w:val="0D0D0D" w:themeColor="text1" w:themeTint="F2"/>
          <w:sz w:val="24"/>
          <w:szCs w:val="24"/>
        </w:rPr>
        <w:t xml:space="preserve"> </w:t>
      </w:r>
      <w:r w:rsidRPr="0087098A">
        <w:rPr>
          <w:color w:val="0D0D0D" w:themeColor="text1" w:themeTint="F2"/>
          <w:sz w:val="24"/>
          <w:szCs w:val="24"/>
        </w:rPr>
        <w:t>The Mini vehicle type is most often paid by cash.</w:t>
      </w:r>
    </w:p>
    <w:p w14:paraId="1B1AD0A6" w14:textId="77777777" w:rsidR="00962257" w:rsidRPr="0087098A" w:rsidRDefault="00962257" w:rsidP="00962257">
      <w:pPr>
        <w:spacing w:after="120"/>
        <w:rPr>
          <w:color w:val="0D0D0D" w:themeColor="text1" w:themeTint="F2"/>
          <w:sz w:val="24"/>
          <w:szCs w:val="24"/>
        </w:rPr>
      </w:pPr>
      <w:r w:rsidRPr="004D1E99">
        <w:rPr>
          <w:b/>
          <w:bCs/>
          <w:color w:val="0D0D0D" w:themeColor="text1" w:themeTint="F2"/>
          <w:sz w:val="28"/>
          <w:szCs w:val="28"/>
        </w:rPr>
        <w:t xml:space="preserve">Explanation: </w:t>
      </w:r>
      <w:r w:rsidRPr="0087098A">
        <w:rPr>
          <w:color w:val="0D0D0D" w:themeColor="text1" w:themeTint="F2"/>
          <w:sz w:val="24"/>
          <w:szCs w:val="24"/>
        </w:rPr>
        <w:t>By filtering the dataset for Payment Method = Cash and counting rides per Vehicle Type, Mini vehicles appear most frequently. This is likely because Mini rides are popular for short, everyday trips where passengers prefer cash payments.</w:t>
      </w:r>
    </w:p>
    <w:p w14:paraId="254A4EB3" w14:textId="77777777" w:rsidR="00680600" w:rsidRPr="0087098A" w:rsidRDefault="00680600" w:rsidP="00962257">
      <w:pPr>
        <w:spacing w:after="120"/>
        <w:rPr>
          <w:b/>
          <w:bCs/>
          <w:color w:val="EE0000"/>
          <w:sz w:val="28"/>
          <w:szCs w:val="28"/>
        </w:rPr>
      </w:pPr>
    </w:p>
    <w:p w14:paraId="2E2451D1" w14:textId="3DA9536B" w:rsidR="00680600" w:rsidRPr="0087098A" w:rsidRDefault="00680600" w:rsidP="00962257">
      <w:pPr>
        <w:spacing w:after="120"/>
        <w:rPr>
          <w:b/>
          <w:bCs/>
          <w:color w:val="EE0000"/>
          <w:sz w:val="28"/>
          <w:szCs w:val="28"/>
        </w:rPr>
      </w:pPr>
      <w:r w:rsidRPr="0087098A">
        <w:rPr>
          <w:b/>
          <w:bCs/>
          <w:color w:val="EE0000"/>
          <w:sz w:val="28"/>
          <w:szCs w:val="28"/>
        </w:rPr>
        <w:lastRenderedPageBreak/>
        <w:t>B17] Which vehicle type has the highest number of successful rides?</w:t>
      </w:r>
    </w:p>
    <w:p w14:paraId="0C0CD12D" w14:textId="77777777" w:rsidR="002355E9" w:rsidRPr="0087098A" w:rsidRDefault="002355E9" w:rsidP="002355E9">
      <w:pPr>
        <w:spacing w:after="120"/>
        <w:rPr>
          <w:color w:val="0D0D0D" w:themeColor="text1" w:themeTint="F2"/>
          <w:sz w:val="24"/>
          <w:szCs w:val="24"/>
        </w:rPr>
      </w:pPr>
      <w:r w:rsidRPr="004D1E99">
        <w:rPr>
          <w:b/>
          <w:bCs/>
          <w:color w:val="0D0D0D" w:themeColor="text1" w:themeTint="F2"/>
          <w:sz w:val="28"/>
          <w:szCs w:val="28"/>
        </w:rPr>
        <w:t>Answer:</w:t>
      </w:r>
      <w:r w:rsidRPr="002355E9">
        <w:rPr>
          <w:b/>
          <w:bCs/>
          <w:color w:val="0D0D0D" w:themeColor="text1" w:themeTint="F2"/>
          <w:sz w:val="24"/>
          <w:szCs w:val="24"/>
        </w:rPr>
        <w:t xml:space="preserve"> </w:t>
      </w:r>
      <w:r w:rsidRPr="0087098A">
        <w:rPr>
          <w:color w:val="0D0D0D" w:themeColor="text1" w:themeTint="F2"/>
          <w:sz w:val="24"/>
          <w:szCs w:val="24"/>
        </w:rPr>
        <w:t>The Bike vehicle type has the highest number of successful rides.</w:t>
      </w:r>
    </w:p>
    <w:p w14:paraId="62C150BC" w14:textId="77777777" w:rsidR="002355E9" w:rsidRPr="0087098A" w:rsidRDefault="002355E9" w:rsidP="002355E9">
      <w:pPr>
        <w:spacing w:after="120"/>
        <w:rPr>
          <w:color w:val="0D0D0D" w:themeColor="text1" w:themeTint="F2"/>
          <w:sz w:val="24"/>
          <w:szCs w:val="24"/>
        </w:rPr>
      </w:pPr>
      <w:r w:rsidRPr="004D1E99">
        <w:rPr>
          <w:b/>
          <w:bCs/>
          <w:color w:val="0D0D0D" w:themeColor="text1" w:themeTint="F2"/>
          <w:sz w:val="28"/>
          <w:szCs w:val="28"/>
        </w:rPr>
        <w:t>Explanation:</w:t>
      </w:r>
      <w:r w:rsidRPr="002355E9">
        <w:rPr>
          <w:b/>
          <w:bCs/>
          <w:color w:val="0D0D0D" w:themeColor="text1" w:themeTint="F2"/>
          <w:sz w:val="24"/>
          <w:szCs w:val="24"/>
        </w:rPr>
        <w:t xml:space="preserve"> </w:t>
      </w:r>
      <w:r w:rsidRPr="0087098A">
        <w:rPr>
          <w:color w:val="0D0D0D" w:themeColor="text1" w:themeTint="F2"/>
          <w:sz w:val="24"/>
          <w:szCs w:val="24"/>
        </w:rPr>
        <w:t>By filtering rides with Booking Status = Successful and counting them per Vehicle Type, bikes appear most frequently. This suggests that bikes are the most commonly completed ride option in your dataset, likely due to their popularity for short or quick trips.</w:t>
      </w:r>
    </w:p>
    <w:p w14:paraId="070487A9" w14:textId="77777777" w:rsidR="002355E9" w:rsidRDefault="002355E9" w:rsidP="002355E9">
      <w:pPr>
        <w:spacing w:after="120"/>
        <w:rPr>
          <w:b/>
          <w:bCs/>
          <w:color w:val="0D0D0D" w:themeColor="text1" w:themeTint="F2"/>
          <w:sz w:val="24"/>
          <w:szCs w:val="24"/>
        </w:rPr>
      </w:pPr>
    </w:p>
    <w:p w14:paraId="2F77910E" w14:textId="2FEE78F4" w:rsidR="002355E9" w:rsidRPr="0087098A" w:rsidRDefault="009D2F7B" w:rsidP="002355E9">
      <w:pPr>
        <w:spacing w:after="120"/>
        <w:rPr>
          <w:b/>
          <w:bCs/>
          <w:color w:val="EE0000"/>
          <w:sz w:val="28"/>
          <w:szCs w:val="28"/>
        </w:rPr>
      </w:pPr>
      <w:r w:rsidRPr="0087098A">
        <w:rPr>
          <w:b/>
          <w:bCs/>
          <w:color w:val="EE0000"/>
          <w:sz w:val="28"/>
          <w:szCs w:val="28"/>
        </w:rPr>
        <w:t>B18] Which vehicle type gets the lowest driver ratings?</w:t>
      </w:r>
    </w:p>
    <w:p w14:paraId="194291CD" w14:textId="77777777" w:rsidR="000824E4" w:rsidRPr="000824E4" w:rsidRDefault="000824E4" w:rsidP="000824E4">
      <w:pPr>
        <w:spacing w:after="120"/>
        <w:rPr>
          <w:b/>
          <w:bCs/>
          <w:color w:val="0D0D0D" w:themeColor="text1" w:themeTint="F2"/>
          <w:sz w:val="24"/>
          <w:szCs w:val="24"/>
        </w:rPr>
      </w:pPr>
      <w:r w:rsidRPr="004D1E99">
        <w:rPr>
          <w:b/>
          <w:bCs/>
          <w:color w:val="0D0D0D" w:themeColor="text1" w:themeTint="F2"/>
          <w:sz w:val="28"/>
          <w:szCs w:val="28"/>
        </w:rPr>
        <w:t>Answer:</w:t>
      </w:r>
      <w:r w:rsidRPr="000824E4">
        <w:rPr>
          <w:b/>
          <w:bCs/>
          <w:color w:val="0D0D0D" w:themeColor="text1" w:themeTint="F2"/>
          <w:sz w:val="24"/>
          <w:szCs w:val="24"/>
        </w:rPr>
        <w:t xml:space="preserve"> </w:t>
      </w:r>
      <w:r w:rsidRPr="0087098A">
        <w:rPr>
          <w:color w:val="0D0D0D" w:themeColor="text1" w:themeTint="F2"/>
          <w:sz w:val="24"/>
          <w:szCs w:val="24"/>
        </w:rPr>
        <w:t>The Prime Plus vehicle type gets the lowest driver ratings</w:t>
      </w:r>
      <w:r w:rsidRPr="000824E4">
        <w:rPr>
          <w:b/>
          <w:bCs/>
          <w:color w:val="0D0D0D" w:themeColor="text1" w:themeTint="F2"/>
          <w:sz w:val="24"/>
          <w:szCs w:val="24"/>
        </w:rPr>
        <w:t>.</w:t>
      </w:r>
    </w:p>
    <w:p w14:paraId="29E01774" w14:textId="77777777" w:rsidR="000824E4" w:rsidRPr="0087098A" w:rsidRDefault="000824E4" w:rsidP="000824E4">
      <w:pPr>
        <w:spacing w:after="120"/>
        <w:rPr>
          <w:color w:val="0D0D0D" w:themeColor="text1" w:themeTint="F2"/>
          <w:sz w:val="24"/>
          <w:szCs w:val="24"/>
        </w:rPr>
      </w:pPr>
      <w:r w:rsidRPr="004D1E99">
        <w:rPr>
          <w:b/>
          <w:bCs/>
          <w:color w:val="0D0D0D" w:themeColor="text1" w:themeTint="F2"/>
          <w:sz w:val="28"/>
          <w:szCs w:val="28"/>
        </w:rPr>
        <w:t>Explanation:</w:t>
      </w:r>
      <w:r w:rsidRPr="000824E4">
        <w:rPr>
          <w:b/>
          <w:bCs/>
          <w:color w:val="0D0D0D" w:themeColor="text1" w:themeTint="F2"/>
          <w:sz w:val="24"/>
          <w:szCs w:val="24"/>
        </w:rPr>
        <w:t xml:space="preserve"> </w:t>
      </w:r>
      <w:r w:rsidRPr="0087098A">
        <w:rPr>
          <w:color w:val="0D0D0D" w:themeColor="text1" w:themeTint="F2"/>
          <w:sz w:val="24"/>
          <w:szCs w:val="24"/>
        </w:rPr>
        <w:t>By calculating the average Driver Rating for each Vehicle Type, Prime Plus has the lowest value. This could be due to longer or more expensive rides where passengers have higher expectations, leading to slightly lower ratings.</w:t>
      </w:r>
    </w:p>
    <w:p w14:paraId="1D4150D3" w14:textId="77777777" w:rsidR="00BC3D40" w:rsidRPr="0087098A" w:rsidRDefault="00BC3D40" w:rsidP="000824E4">
      <w:pPr>
        <w:spacing w:after="120"/>
        <w:rPr>
          <w:b/>
          <w:bCs/>
          <w:color w:val="EE0000"/>
          <w:sz w:val="28"/>
          <w:szCs w:val="28"/>
        </w:rPr>
      </w:pPr>
    </w:p>
    <w:p w14:paraId="0A863BA7" w14:textId="40101BB0" w:rsidR="009D2F7B" w:rsidRPr="0087098A" w:rsidRDefault="00BC3D40" w:rsidP="000824E4">
      <w:pPr>
        <w:spacing w:after="120"/>
        <w:rPr>
          <w:b/>
          <w:bCs/>
          <w:color w:val="EE0000"/>
          <w:sz w:val="28"/>
          <w:szCs w:val="28"/>
        </w:rPr>
      </w:pPr>
      <w:r w:rsidRPr="0087098A">
        <w:rPr>
          <w:b/>
          <w:bCs/>
          <w:color w:val="EE0000"/>
          <w:sz w:val="28"/>
          <w:szCs w:val="28"/>
        </w:rPr>
        <w:t>B19] Which pickup location has the highest average booking value?</w:t>
      </w:r>
    </w:p>
    <w:p w14:paraId="67FF3747" w14:textId="77777777" w:rsidR="00503DBE" w:rsidRPr="0087098A" w:rsidRDefault="00503DBE" w:rsidP="00503DBE">
      <w:pPr>
        <w:spacing w:after="120"/>
        <w:rPr>
          <w:color w:val="0D0D0D" w:themeColor="text1" w:themeTint="F2"/>
          <w:sz w:val="24"/>
          <w:szCs w:val="24"/>
        </w:rPr>
      </w:pPr>
      <w:r w:rsidRPr="004D1E99">
        <w:rPr>
          <w:b/>
          <w:bCs/>
          <w:color w:val="0D0D0D" w:themeColor="text1" w:themeTint="F2"/>
          <w:sz w:val="28"/>
          <w:szCs w:val="28"/>
        </w:rPr>
        <w:t>Answer:</w:t>
      </w:r>
      <w:r w:rsidRPr="00503DBE">
        <w:rPr>
          <w:b/>
          <w:bCs/>
          <w:color w:val="0D0D0D" w:themeColor="text1" w:themeTint="F2"/>
          <w:sz w:val="24"/>
          <w:szCs w:val="24"/>
        </w:rPr>
        <w:t xml:space="preserve"> </w:t>
      </w:r>
      <w:r w:rsidRPr="0087098A">
        <w:rPr>
          <w:color w:val="0D0D0D" w:themeColor="text1" w:themeTint="F2"/>
          <w:sz w:val="24"/>
          <w:szCs w:val="24"/>
        </w:rPr>
        <w:t>The pickup location with the highest average booking value is Area-18.</w:t>
      </w:r>
    </w:p>
    <w:p w14:paraId="44F8855F" w14:textId="77777777" w:rsidR="00503DBE" w:rsidRDefault="00503DBE" w:rsidP="00503DBE">
      <w:pPr>
        <w:spacing w:after="120"/>
        <w:rPr>
          <w:b/>
          <w:bCs/>
          <w:color w:val="0D0D0D" w:themeColor="text1" w:themeTint="F2"/>
          <w:sz w:val="24"/>
          <w:szCs w:val="24"/>
        </w:rPr>
      </w:pPr>
      <w:r w:rsidRPr="004D1E99">
        <w:rPr>
          <w:b/>
          <w:bCs/>
          <w:color w:val="0D0D0D" w:themeColor="text1" w:themeTint="F2"/>
          <w:sz w:val="28"/>
          <w:szCs w:val="28"/>
        </w:rPr>
        <w:t>Explanation:</w:t>
      </w:r>
      <w:r w:rsidRPr="00503DBE">
        <w:rPr>
          <w:b/>
          <w:bCs/>
          <w:color w:val="0D0D0D" w:themeColor="text1" w:themeTint="F2"/>
          <w:sz w:val="24"/>
          <w:szCs w:val="24"/>
        </w:rPr>
        <w:t xml:space="preserve"> </w:t>
      </w:r>
      <w:r w:rsidRPr="0087098A">
        <w:rPr>
          <w:color w:val="0D0D0D" w:themeColor="text1" w:themeTint="F2"/>
          <w:sz w:val="24"/>
          <w:szCs w:val="24"/>
        </w:rPr>
        <w:t>By grouping rides by Pickup Location and calculating the average Booking Value, Area-18 comes out on top. This indicates that rides starting from Area-18 are, on average, more expensive—possibly due to longer distances or higher-demand routes.</w:t>
      </w:r>
    </w:p>
    <w:p w14:paraId="067FB2CD" w14:textId="77777777" w:rsidR="00AC5B97" w:rsidRDefault="00AC5B97" w:rsidP="00503DBE">
      <w:pPr>
        <w:spacing w:after="120"/>
        <w:rPr>
          <w:b/>
          <w:bCs/>
          <w:color w:val="0D0D0D" w:themeColor="text1" w:themeTint="F2"/>
          <w:sz w:val="24"/>
          <w:szCs w:val="24"/>
        </w:rPr>
      </w:pPr>
    </w:p>
    <w:p w14:paraId="1CA52482" w14:textId="445DFD1D" w:rsidR="00AC5B97" w:rsidRPr="0087098A" w:rsidRDefault="006216F3" w:rsidP="00503DBE">
      <w:pPr>
        <w:spacing w:after="120"/>
        <w:rPr>
          <w:b/>
          <w:bCs/>
          <w:color w:val="EE0000"/>
          <w:sz w:val="28"/>
          <w:szCs w:val="28"/>
        </w:rPr>
      </w:pPr>
      <w:r w:rsidRPr="0087098A">
        <w:rPr>
          <w:b/>
          <w:bCs/>
          <w:color w:val="EE0000"/>
          <w:sz w:val="28"/>
          <w:szCs w:val="28"/>
        </w:rPr>
        <w:t>B20] Which pickup location has the longest average ride distance?</w:t>
      </w:r>
    </w:p>
    <w:p w14:paraId="260E8D28" w14:textId="77777777" w:rsidR="00AC5B97" w:rsidRPr="0087098A" w:rsidRDefault="00AC5B97" w:rsidP="00AC5B97">
      <w:pPr>
        <w:spacing w:after="120"/>
        <w:rPr>
          <w:color w:val="0D0D0D" w:themeColor="text1" w:themeTint="F2"/>
          <w:sz w:val="24"/>
          <w:szCs w:val="24"/>
        </w:rPr>
      </w:pPr>
      <w:r w:rsidRPr="004D1E99">
        <w:rPr>
          <w:b/>
          <w:bCs/>
          <w:color w:val="0D0D0D" w:themeColor="text1" w:themeTint="F2"/>
          <w:sz w:val="28"/>
          <w:szCs w:val="28"/>
        </w:rPr>
        <w:t>Answer:</w:t>
      </w:r>
      <w:r w:rsidRPr="00AC5B97">
        <w:rPr>
          <w:b/>
          <w:bCs/>
          <w:color w:val="0D0D0D" w:themeColor="text1" w:themeTint="F2"/>
          <w:sz w:val="24"/>
          <w:szCs w:val="24"/>
        </w:rPr>
        <w:t xml:space="preserve"> </w:t>
      </w:r>
      <w:r w:rsidRPr="0087098A">
        <w:rPr>
          <w:color w:val="0D0D0D" w:themeColor="text1" w:themeTint="F2"/>
          <w:sz w:val="24"/>
          <w:szCs w:val="24"/>
        </w:rPr>
        <w:t>The pickup location with the longest average ride distance is Area-31.</w:t>
      </w:r>
    </w:p>
    <w:p w14:paraId="174A114C" w14:textId="77777777" w:rsidR="00AC5B97" w:rsidRDefault="00AC5B97" w:rsidP="00AC5B97">
      <w:pPr>
        <w:spacing w:after="120"/>
        <w:rPr>
          <w:b/>
          <w:bCs/>
          <w:color w:val="0D0D0D" w:themeColor="text1" w:themeTint="F2"/>
          <w:sz w:val="24"/>
          <w:szCs w:val="24"/>
        </w:rPr>
      </w:pPr>
      <w:r w:rsidRPr="004D1E99">
        <w:rPr>
          <w:b/>
          <w:bCs/>
          <w:color w:val="0D0D0D" w:themeColor="text1" w:themeTint="F2"/>
          <w:sz w:val="28"/>
          <w:szCs w:val="28"/>
        </w:rPr>
        <w:t>Explanation:</w:t>
      </w:r>
      <w:r w:rsidRPr="00AC5B97">
        <w:rPr>
          <w:b/>
          <w:bCs/>
          <w:color w:val="0D0D0D" w:themeColor="text1" w:themeTint="F2"/>
          <w:sz w:val="24"/>
          <w:szCs w:val="24"/>
        </w:rPr>
        <w:t xml:space="preserve"> </w:t>
      </w:r>
      <w:r w:rsidRPr="0087098A">
        <w:rPr>
          <w:color w:val="0D0D0D" w:themeColor="text1" w:themeTint="F2"/>
          <w:sz w:val="24"/>
          <w:szCs w:val="24"/>
        </w:rPr>
        <w:t>By grouping rides by Pickup Location and calculating the average Ride Distance, Area-31 has the highest value. This means trips starting from Area-31 are, on average, longer than from other locations</w:t>
      </w:r>
      <w:r w:rsidRPr="00AC5B97">
        <w:rPr>
          <w:b/>
          <w:bCs/>
          <w:color w:val="0D0D0D" w:themeColor="text1" w:themeTint="F2"/>
          <w:sz w:val="24"/>
          <w:szCs w:val="24"/>
        </w:rPr>
        <w:t>.</w:t>
      </w:r>
    </w:p>
    <w:p w14:paraId="64D46CC7" w14:textId="77777777" w:rsidR="002F38F8" w:rsidRDefault="002F38F8" w:rsidP="00AC5B97">
      <w:pPr>
        <w:spacing w:after="120"/>
        <w:rPr>
          <w:b/>
          <w:bCs/>
          <w:color w:val="0D0D0D" w:themeColor="text1" w:themeTint="F2"/>
          <w:sz w:val="24"/>
          <w:szCs w:val="24"/>
        </w:rPr>
      </w:pPr>
    </w:p>
    <w:p w14:paraId="203C216C" w14:textId="38F92818" w:rsidR="00D45BF2" w:rsidRPr="0087098A" w:rsidRDefault="002F38F8" w:rsidP="00AC5B97">
      <w:pPr>
        <w:spacing w:after="120"/>
        <w:rPr>
          <w:b/>
          <w:bCs/>
          <w:color w:val="EE0000"/>
          <w:sz w:val="28"/>
          <w:szCs w:val="28"/>
        </w:rPr>
      </w:pPr>
      <w:r w:rsidRPr="0087098A">
        <w:rPr>
          <w:b/>
          <w:bCs/>
          <w:color w:val="EE0000"/>
          <w:sz w:val="28"/>
          <w:szCs w:val="28"/>
        </w:rPr>
        <w:t>B21] Which pickup location has the most cash payments?</w:t>
      </w:r>
    </w:p>
    <w:p w14:paraId="76F53828" w14:textId="77777777" w:rsidR="00663750" w:rsidRPr="00663750" w:rsidRDefault="00663750" w:rsidP="00663750">
      <w:pPr>
        <w:spacing w:after="120"/>
        <w:rPr>
          <w:b/>
          <w:bCs/>
          <w:color w:val="0D0D0D" w:themeColor="text1" w:themeTint="F2"/>
          <w:sz w:val="24"/>
          <w:szCs w:val="24"/>
        </w:rPr>
      </w:pPr>
      <w:r w:rsidRPr="004D1E99">
        <w:rPr>
          <w:b/>
          <w:bCs/>
          <w:color w:val="0D0D0D" w:themeColor="text1" w:themeTint="F2"/>
          <w:sz w:val="28"/>
          <w:szCs w:val="28"/>
        </w:rPr>
        <w:t xml:space="preserve">Answer: </w:t>
      </w:r>
      <w:r w:rsidRPr="0087098A">
        <w:rPr>
          <w:color w:val="0D0D0D" w:themeColor="text1" w:themeTint="F2"/>
          <w:sz w:val="24"/>
          <w:szCs w:val="24"/>
        </w:rPr>
        <w:t>The pickup location with the most cash payments is Area-39.</w:t>
      </w:r>
    </w:p>
    <w:p w14:paraId="38785B01" w14:textId="77777777" w:rsidR="00663750" w:rsidRPr="0087098A" w:rsidRDefault="00663750" w:rsidP="00663750">
      <w:pPr>
        <w:spacing w:after="120"/>
        <w:rPr>
          <w:color w:val="0D0D0D" w:themeColor="text1" w:themeTint="F2"/>
          <w:sz w:val="24"/>
          <w:szCs w:val="24"/>
        </w:rPr>
      </w:pPr>
      <w:r w:rsidRPr="004D1E99">
        <w:rPr>
          <w:b/>
          <w:bCs/>
          <w:color w:val="0D0D0D" w:themeColor="text1" w:themeTint="F2"/>
          <w:sz w:val="28"/>
          <w:szCs w:val="28"/>
        </w:rPr>
        <w:t>Explanation:</w:t>
      </w:r>
      <w:r w:rsidRPr="00663750">
        <w:rPr>
          <w:b/>
          <w:bCs/>
          <w:color w:val="0D0D0D" w:themeColor="text1" w:themeTint="F2"/>
          <w:sz w:val="24"/>
          <w:szCs w:val="24"/>
        </w:rPr>
        <w:t xml:space="preserve"> </w:t>
      </w:r>
      <w:r w:rsidRPr="0087098A">
        <w:rPr>
          <w:color w:val="0D0D0D" w:themeColor="text1" w:themeTint="F2"/>
          <w:sz w:val="24"/>
          <w:szCs w:val="24"/>
        </w:rPr>
        <w:t>By filtering rides with Payment Method = Cash and counting them per Pickup Location, Area-39 has the highest number. This suggests passengers from Area-39 prefer cash payments more than other locations.</w:t>
      </w:r>
    </w:p>
    <w:p w14:paraId="5052BAF4" w14:textId="77777777" w:rsidR="002F38F8" w:rsidRDefault="002F38F8" w:rsidP="00663750">
      <w:pPr>
        <w:spacing w:after="120"/>
        <w:rPr>
          <w:b/>
          <w:bCs/>
          <w:color w:val="0D0D0D" w:themeColor="text1" w:themeTint="F2"/>
          <w:sz w:val="24"/>
          <w:szCs w:val="24"/>
        </w:rPr>
      </w:pPr>
    </w:p>
    <w:p w14:paraId="3E900FC6" w14:textId="0C3F325E" w:rsidR="002F38F8" w:rsidRPr="0087098A" w:rsidRDefault="00C174A9" w:rsidP="00663750">
      <w:pPr>
        <w:spacing w:after="120"/>
        <w:rPr>
          <w:b/>
          <w:bCs/>
          <w:color w:val="EE0000"/>
          <w:sz w:val="28"/>
          <w:szCs w:val="28"/>
        </w:rPr>
      </w:pPr>
      <w:r w:rsidRPr="0087098A">
        <w:rPr>
          <w:b/>
          <w:bCs/>
          <w:color w:val="EE0000"/>
          <w:sz w:val="28"/>
          <w:szCs w:val="28"/>
        </w:rPr>
        <w:t>B22] Which pickup location is most common for auto rides?</w:t>
      </w:r>
    </w:p>
    <w:p w14:paraId="2695A280" w14:textId="46E0874E" w:rsidR="00657324" w:rsidRPr="00657324" w:rsidRDefault="00657324" w:rsidP="00657324">
      <w:pPr>
        <w:spacing w:after="120"/>
        <w:rPr>
          <w:b/>
          <w:bCs/>
          <w:color w:val="0D0D0D" w:themeColor="text1" w:themeTint="F2"/>
          <w:sz w:val="24"/>
          <w:szCs w:val="24"/>
        </w:rPr>
      </w:pPr>
      <w:r w:rsidRPr="004D1E99">
        <w:rPr>
          <w:b/>
          <w:bCs/>
          <w:color w:val="0D0D0D" w:themeColor="text1" w:themeTint="F2"/>
          <w:sz w:val="28"/>
          <w:szCs w:val="28"/>
        </w:rPr>
        <w:t>Answer</w:t>
      </w:r>
      <w:r w:rsidRPr="00657324">
        <w:rPr>
          <w:b/>
          <w:bCs/>
          <w:color w:val="0D0D0D" w:themeColor="text1" w:themeTint="F2"/>
          <w:sz w:val="24"/>
          <w:szCs w:val="24"/>
        </w:rPr>
        <w:t xml:space="preserve">: </w:t>
      </w:r>
      <w:r w:rsidRPr="0087098A">
        <w:rPr>
          <w:color w:val="0D0D0D" w:themeColor="text1" w:themeTint="F2"/>
          <w:sz w:val="24"/>
          <w:szCs w:val="24"/>
        </w:rPr>
        <w:t>The pickup location most common for auto rides is Area-39</w:t>
      </w:r>
      <w:r w:rsidRPr="00657324">
        <w:rPr>
          <w:b/>
          <w:bCs/>
          <w:color w:val="0D0D0D" w:themeColor="text1" w:themeTint="F2"/>
          <w:sz w:val="24"/>
          <w:szCs w:val="24"/>
        </w:rPr>
        <w:t xml:space="preserve"> </w:t>
      </w:r>
    </w:p>
    <w:p w14:paraId="5587BEE6" w14:textId="77777777" w:rsidR="00657324" w:rsidRPr="0087098A" w:rsidRDefault="00657324" w:rsidP="00657324">
      <w:pPr>
        <w:spacing w:after="120"/>
        <w:rPr>
          <w:color w:val="0D0D0D" w:themeColor="text1" w:themeTint="F2"/>
          <w:sz w:val="24"/>
          <w:szCs w:val="24"/>
        </w:rPr>
      </w:pPr>
      <w:r w:rsidRPr="004D1E99">
        <w:rPr>
          <w:b/>
          <w:bCs/>
          <w:color w:val="0D0D0D" w:themeColor="text1" w:themeTint="F2"/>
          <w:sz w:val="28"/>
          <w:szCs w:val="28"/>
        </w:rPr>
        <w:lastRenderedPageBreak/>
        <w:t>Explanation:</w:t>
      </w:r>
      <w:r w:rsidRPr="00657324">
        <w:rPr>
          <w:b/>
          <w:bCs/>
          <w:color w:val="0D0D0D" w:themeColor="text1" w:themeTint="F2"/>
          <w:sz w:val="24"/>
          <w:szCs w:val="24"/>
        </w:rPr>
        <w:t xml:space="preserve"> </w:t>
      </w:r>
      <w:r w:rsidRPr="0087098A">
        <w:rPr>
          <w:color w:val="0D0D0D" w:themeColor="text1" w:themeTint="F2"/>
          <w:sz w:val="24"/>
          <w:szCs w:val="24"/>
        </w:rPr>
        <w:t>By filtering the dataset for Vehicle Type = Auto and counting rides per Pickup Location, we can see which location has the highest number of auto bookings. This shows where auto rides are in highest demand.</w:t>
      </w:r>
    </w:p>
    <w:p w14:paraId="7199C27B" w14:textId="77777777" w:rsidR="006960DC" w:rsidRPr="0087098A" w:rsidRDefault="006960DC" w:rsidP="00657324">
      <w:pPr>
        <w:spacing w:after="120"/>
        <w:rPr>
          <w:color w:val="0D0D0D" w:themeColor="text1" w:themeTint="F2"/>
          <w:sz w:val="24"/>
          <w:szCs w:val="24"/>
        </w:rPr>
      </w:pPr>
    </w:p>
    <w:p w14:paraId="12C1AB26" w14:textId="1E80F7E2" w:rsidR="006960DC" w:rsidRPr="0087098A" w:rsidRDefault="006960DC" w:rsidP="00657324">
      <w:pPr>
        <w:spacing w:after="120"/>
        <w:rPr>
          <w:b/>
          <w:bCs/>
          <w:color w:val="EE0000"/>
          <w:sz w:val="28"/>
          <w:szCs w:val="28"/>
        </w:rPr>
      </w:pPr>
      <w:r w:rsidRPr="0087098A">
        <w:rPr>
          <w:b/>
          <w:bCs/>
          <w:color w:val="EE0000"/>
          <w:sz w:val="28"/>
          <w:szCs w:val="28"/>
        </w:rPr>
        <w:t>B23] Which drop location has the most successful rides?</w:t>
      </w:r>
    </w:p>
    <w:p w14:paraId="5C1801A9" w14:textId="77777777" w:rsidR="00110EA7" w:rsidRPr="0087098A" w:rsidRDefault="00110EA7" w:rsidP="00110EA7">
      <w:pPr>
        <w:spacing w:after="120"/>
        <w:rPr>
          <w:color w:val="0D0D0D" w:themeColor="text1" w:themeTint="F2"/>
          <w:sz w:val="24"/>
          <w:szCs w:val="24"/>
        </w:rPr>
      </w:pPr>
      <w:r w:rsidRPr="004D1E99">
        <w:rPr>
          <w:b/>
          <w:bCs/>
          <w:color w:val="0D0D0D" w:themeColor="text1" w:themeTint="F2"/>
          <w:sz w:val="28"/>
          <w:szCs w:val="28"/>
        </w:rPr>
        <w:t>Answer</w:t>
      </w:r>
      <w:r w:rsidRPr="0087098A">
        <w:rPr>
          <w:color w:val="0D0D0D" w:themeColor="text1" w:themeTint="F2"/>
          <w:sz w:val="24"/>
          <w:szCs w:val="24"/>
        </w:rPr>
        <w:t>: The drop location with the most successful rides is Area-8.</w:t>
      </w:r>
    </w:p>
    <w:p w14:paraId="2004A00A" w14:textId="77777777" w:rsidR="00110EA7" w:rsidRPr="00110EA7" w:rsidRDefault="00110EA7" w:rsidP="00110EA7">
      <w:pPr>
        <w:spacing w:after="120"/>
        <w:rPr>
          <w:b/>
          <w:bCs/>
          <w:color w:val="0D0D0D" w:themeColor="text1" w:themeTint="F2"/>
          <w:sz w:val="24"/>
          <w:szCs w:val="24"/>
        </w:rPr>
      </w:pPr>
      <w:r w:rsidRPr="004D1E99">
        <w:rPr>
          <w:b/>
          <w:bCs/>
          <w:color w:val="0D0D0D" w:themeColor="text1" w:themeTint="F2"/>
          <w:sz w:val="28"/>
          <w:szCs w:val="28"/>
        </w:rPr>
        <w:t>Explanation:</w:t>
      </w:r>
      <w:r w:rsidRPr="00110EA7">
        <w:rPr>
          <w:b/>
          <w:bCs/>
          <w:color w:val="0D0D0D" w:themeColor="text1" w:themeTint="F2"/>
          <w:sz w:val="24"/>
          <w:szCs w:val="24"/>
        </w:rPr>
        <w:t xml:space="preserve"> </w:t>
      </w:r>
      <w:r w:rsidRPr="0087098A">
        <w:rPr>
          <w:color w:val="0D0D0D" w:themeColor="text1" w:themeTint="F2"/>
          <w:sz w:val="24"/>
          <w:szCs w:val="24"/>
        </w:rPr>
        <w:t>By filtering rides with Booking Status = Successful and counting them per Drop Location, Area-8 has the highest number. This means most rides in your dataset end successfully at Area-8</w:t>
      </w:r>
      <w:r w:rsidRPr="00110EA7">
        <w:rPr>
          <w:b/>
          <w:bCs/>
          <w:color w:val="0D0D0D" w:themeColor="text1" w:themeTint="F2"/>
          <w:sz w:val="24"/>
          <w:szCs w:val="24"/>
        </w:rPr>
        <w:t>.</w:t>
      </w:r>
    </w:p>
    <w:p w14:paraId="5B9488DF" w14:textId="77777777" w:rsidR="006960DC" w:rsidRDefault="006960DC" w:rsidP="00657324">
      <w:pPr>
        <w:spacing w:after="120"/>
        <w:rPr>
          <w:b/>
          <w:bCs/>
          <w:color w:val="0D0D0D" w:themeColor="text1" w:themeTint="F2"/>
          <w:sz w:val="24"/>
          <w:szCs w:val="24"/>
        </w:rPr>
      </w:pPr>
    </w:p>
    <w:p w14:paraId="2FC4A2A0" w14:textId="396E6A53" w:rsidR="00110EA7" w:rsidRPr="0087098A" w:rsidRDefault="00093554" w:rsidP="00657324">
      <w:pPr>
        <w:spacing w:after="120"/>
        <w:rPr>
          <w:b/>
          <w:bCs/>
          <w:color w:val="EE0000"/>
          <w:sz w:val="28"/>
          <w:szCs w:val="28"/>
        </w:rPr>
      </w:pPr>
      <w:r w:rsidRPr="0087098A">
        <w:rPr>
          <w:b/>
          <w:bCs/>
          <w:color w:val="EE0000"/>
          <w:sz w:val="28"/>
          <w:szCs w:val="28"/>
        </w:rPr>
        <w:t>B24] Which drop location is most common for bike rides?</w:t>
      </w:r>
    </w:p>
    <w:p w14:paraId="02872B06" w14:textId="77777777" w:rsidR="001835E6" w:rsidRPr="0087098A" w:rsidRDefault="001835E6" w:rsidP="001835E6">
      <w:pPr>
        <w:spacing w:after="120"/>
        <w:rPr>
          <w:color w:val="0D0D0D" w:themeColor="text1" w:themeTint="F2"/>
          <w:sz w:val="24"/>
          <w:szCs w:val="24"/>
        </w:rPr>
      </w:pPr>
      <w:r w:rsidRPr="004D1E99">
        <w:rPr>
          <w:b/>
          <w:bCs/>
          <w:color w:val="0D0D0D" w:themeColor="text1" w:themeTint="F2"/>
          <w:sz w:val="28"/>
          <w:szCs w:val="28"/>
        </w:rPr>
        <w:t>Answer:</w:t>
      </w:r>
      <w:r w:rsidRPr="001835E6">
        <w:rPr>
          <w:b/>
          <w:bCs/>
          <w:color w:val="0D0D0D" w:themeColor="text1" w:themeTint="F2"/>
          <w:sz w:val="24"/>
          <w:szCs w:val="24"/>
        </w:rPr>
        <w:t xml:space="preserve"> </w:t>
      </w:r>
      <w:r w:rsidRPr="0087098A">
        <w:rPr>
          <w:color w:val="0D0D0D" w:themeColor="text1" w:themeTint="F2"/>
          <w:sz w:val="24"/>
          <w:szCs w:val="24"/>
        </w:rPr>
        <w:t>The drop location most common for bike rides is Area-39.</w:t>
      </w:r>
    </w:p>
    <w:p w14:paraId="168A2567" w14:textId="77777777" w:rsidR="001835E6" w:rsidRPr="0087098A" w:rsidRDefault="001835E6" w:rsidP="001835E6">
      <w:pPr>
        <w:spacing w:after="120"/>
        <w:rPr>
          <w:color w:val="0D0D0D" w:themeColor="text1" w:themeTint="F2"/>
          <w:sz w:val="24"/>
          <w:szCs w:val="24"/>
        </w:rPr>
      </w:pPr>
      <w:r w:rsidRPr="004D1E99">
        <w:rPr>
          <w:b/>
          <w:bCs/>
          <w:color w:val="0D0D0D" w:themeColor="text1" w:themeTint="F2"/>
          <w:sz w:val="28"/>
          <w:szCs w:val="28"/>
        </w:rPr>
        <w:t>Explanation:</w:t>
      </w:r>
      <w:r w:rsidRPr="001835E6">
        <w:rPr>
          <w:b/>
          <w:bCs/>
          <w:color w:val="0D0D0D" w:themeColor="text1" w:themeTint="F2"/>
          <w:sz w:val="24"/>
          <w:szCs w:val="24"/>
        </w:rPr>
        <w:t xml:space="preserve"> </w:t>
      </w:r>
      <w:r w:rsidRPr="0087098A">
        <w:rPr>
          <w:color w:val="0D0D0D" w:themeColor="text1" w:themeTint="F2"/>
          <w:sz w:val="24"/>
          <w:szCs w:val="24"/>
        </w:rPr>
        <w:t>By filtering the dataset for Vehicle Type = Bike and counting rides per Drop Location, Area-39 appears most frequently. This indicates that many bike rides in your dataset end at Area-39.</w:t>
      </w:r>
    </w:p>
    <w:p w14:paraId="633D62B3" w14:textId="77777777" w:rsidR="00093554" w:rsidRPr="0087098A" w:rsidRDefault="00093554" w:rsidP="00657324">
      <w:pPr>
        <w:spacing w:after="120"/>
        <w:rPr>
          <w:color w:val="0D0D0D" w:themeColor="text1" w:themeTint="F2"/>
          <w:sz w:val="24"/>
          <w:szCs w:val="24"/>
        </w:rPr>
      </w:pPr>
    </w:p>
    <w:p w14:paraId="1D1ABAEC" w14:textId="12DA1E1C" w:rsidR="00BF0C65" w:rsidRPr="0087098A" w:rsidRDefault="00BF0C65" w:rsidP="00657324">
      <w:pPr>
        <w:spacing w:after="120"/>
        <w:rPr>
          <w:b/>
          <w:bCs/>
          <w:color w:val="EE0000"/>
          <w:sz w:val="28"/>
          <w:szCs w:val="28"/>
        </w:rPr>
      </w:pPr>
      <w:r w:rsidRPr="0087098A">
        <w:rPr>
          <w:b/>
          <w:bCs/>
          <w:color w:val="EE0000"/>
          <w:sz w:val="28"/>
          <w:szCs w:val="28"/>
        </w:rPr>
        <w:t>B25] Which vehicle type is most common for rides above 20 km?</w:t>
      </w:r>
    </w:p>
    <w:p w14:paraId="495A7FDF" w14:textId="77777777" w:rsidR="000749A4" w:rsidRPr="0087098A" w:rsidRDefault="000749A4" w:rsidP="000749A4">
      <w:pPr>
        <w:spacing w:after="120"/>
        <w:rPr>
          <w:color w:val="0D0D0D" w:themeColor="text1" w:themeTint="F2"/>
          <w:sz w:val="24"/>
          <w:szCs w:val="24"/>
        </w:rPr>
      </w:pPr>
      <w:r w:rsidRPr="004D1E99">
        <w:rPr>
          <w:b/>
          <w:bCs/>
          <w:color w:val="0D0D0D" w:themeColor="text1" w:themeTint="F2"/>
          <w:sz w:val="28"/>
          <w:szCs w:val="28"/>
        </w:rPr>
        <w:t>Answer:</w:t>
      </w:r>
      <w:r w:rsidRPr="000749A4">
        <w:rPr>
          <w:b/>
          <w:bCs/>
          <w:color w:val="0D0D0D" w:themeColor="text1" w:themeTint="F2"/>
          <w:sz w:val="24"/>
          <w:szCs w:val="24"/>
        </w:rPr>
        <w:t xml:space="preserve"> </w:t>
      </w:r>
      <w:r w:rsidRPr="0087098A">
        <w:rPr>
          <w:color w:val="0D0D0D" w:themeColor="text1" w:themeTint="F2"/>
          <w:sz w:val="24"/>
          <w:szCs w:val="24"/>
        </w:rPr>
        <w:t>The vehicle type most common for rides above 20 km is Bike.</w:t>
      </w:r>
    </w:p>
    <w:p w14:paraId="2FE87BA2" w14:textId="77777777" w:rsidR="000749A4" w:rsidRPr="0087098A" w:rsidRDefault="000749A4" w:rsidP="000749A4">
      <w:pPr>
        <w:spacing w:after="120"/>
        <w:rPr>
          <w:color w:val="0D0D0D" w:themeColor="text1" w:themeTint="F2"/>
          <w:sz w:val="24"/>
          <w:szCs w:val="24"/>
        </w:rPr>
      </w:pPr>
      <w:r w:rsidRPr="004D1E99">
        <w:rPr>
          <w:b/>
          <w:bCs/>
          <w:color w:val="0D0D0D" w:themeColor="text1" w:themeTint="F2"/>
          <w:sz w:val="28"/>
          <w:szCs w:val="28"/>
        </w:rPr>
        <w:t>Explanation:</w:t>
      </w:r>
      <w:r w:rsidRPr="000749A4">
        <w:rPr>
          <w:b/>
          <w:bCs/>
          <w:color w:val="0D0D0D" w:themeColor="text1" w:themeTint="F2"/>
          <w:sz w:val="24"/>
          <w:szCs w:val="24"/>
        </w:rPr>
        <w:t xml:space="preserve"> </w:t>
      </w:r>
      <w:r w:rsidRPr="0087098A">
        <w:rPr>
          <w:color w:val="0D0D0D" w:themeColor="text1" w:themeTint="F2"/>
          <w:sz w:val="24"/>
          <w:szCs w:val="24"/>
        </w:rPr>
        <w:t>By filtering rides with Ride Distance &gt; 20 km and counting them per Vehicle Type, bikes appear most frequently. This shows that in your dataset, longer trips are often taken using bikes, possibly for quick, individual travel over medium to long distances.</w:t>
      </w:r>
    </w:p>
    <w:p w14:paraId="62E9C439" w14:textId="77777777" w:rsidR="000749A4" w:rsidRPr="0087098A" w:rsidRDefault="000749A4" w:rsidP="000749A4">
      <w:pPr>
        <w:spacing w:after="120"/>
        <w:rPr>
          <w:color w:val="0D0D0D" w:themeColor="text1" w:themeTint="F2"/>
          <w:sz w:val="24"/>
          <w:szCs w:val="24"/>
        </w:rPr>
      </w:pPr>
    </w:p>
    <w:p w14:paraId="1A5A0065" w14:textId="6596791C" w:rsidR="000749A4" w:rsidRPr="0087098A" w:rsidRDefault="007269F7" w:rsidP="000749A4">
      <w:pPr>
        <w:spacing w:after="120"/>
        <w:rPr>
          <w:b/>
          <w:bCs/>
          <w:color w:val="EE0000"/>
          <w:sz w:val="28"/>
          <w:szCs w:val="28"/>
        </w:rPr>
      </w:pPr>
      <w:r w:rsidRPr="0087098A">
        <w:rPr>
          <w:b/>
          <w:bCs/>
          <w:color w:val="EE0000"/>
          <w:sz w:val="28"/>
          <w:szCs w:val="28"/>
        </w:rPr>
        <w:t>B26] Do rides longer than 40 km get better or worse ratings?</w:t>
      </w:r>
    </w:p>
    <w:p w14:paraId="0580E806" w14:textId="1A402728" w:rsidR="0025161C" w:rsidRPr="0025161C" w:rsidRDefault="0025161C" w:rsidP="0025161C">
      <w:pPr>
        <w:spacing w:after="120"/>
        <w:rPr>
          <w:b/>
          <w:bCs/>
          <w:color w:val="0D0D0D" w:themeColor="text1" w:themeTint="F2"/>
          <w:sz w:val="24"/>
          <w:szCs w:val="24"/>
        </w:rPr>
      </w:pPr>
      <w:r w:rsidRPr="004D1E99">
        <w:rPr>
          <w:b/>
          <w:bCs/>
          <w:color w:val="0D0D0D" w:themeColor="text1" w:themeTint="F2"/>
          <w:sz w:val="28"/>
          <w:szCs w:val="28"/>
        </w:rPr>
        <w:t>Answer</w:t>
      </w:r>
      <w:r w:rsidRPr="0025161C">
        <w:rPr>
          <w:b/>
          <w:bCs/>
          <w:color w:val="0D0D0D" w:themeColor="text1" w:themeTint="F2"/>
          <w:sz w:val="24"/>
          <w:szCs w:val="24"/>
        </w:rPr>
        <w:t xml:space="preserve">: </w:t>
      </w:r>
      <w:r w:rsidRPr="0087098A">
        <w:rPr>
          <w:color w:val="0D0D0D" w:themeColor="text1" w:themeTint="F2"/>
          <w:sz w:val="24"/>
          <w:szCs w:val="24"/>
        </w:rPr>
        <w:t>Rides longer than 40 km have slightly better ratings compared to shorter rides .</w:t>
      </w:r>
    </w:p>
    <w:p w14:paraId="3D51EB06" w14:textId="77777777" w:rsidR="0025161C" w:rsidRPr="0087098A" w:rsidRDefault="0025161C" w:rsidP="0025161C">
      <w:pPr>
        <w:spacing w:after="120"/>
        <w:rPr>
          <w:color w:val="0D0D0D" w:themeColor="text1" w:themeTint="F2"/>
          <w:sz w:val="24"/>
          <w:szCs w:val="24"/>
        </w:rPr>
      </w:pPr>
      <w:r w:rsidRPr="004D1E99">
        <w:rPr>
          <w:b/>
          <w:bCs/>
          <w:color w:val="0D0D0D" w:themeColor="text1" w:themeTint="F2"/>
          <w:sz w:val="28"/>
          <w:szCs w:val="28"/>
        </w:rPr>
        <w:t>Explanation:</w:t>
      </w:r>
      <w:r w:rsidRPr="0025161C">
        <w:rPr>
          <w:b/>
          <w:bCs/>
          <w:color w:val="0D0D0D" w:themeColor="text1" w:themeTint="F2"/>
          <w:sz w:val="24"/>
          <w:szCs w:val="24"/>
        </w:rPr>
        <w:t xml:space="preserve"> </w:t>
      </w:r>
      <w:r w:rsidRPr="0087098A">
        <w:rPr>
          <w:color w:val="0D0D0D" w:themeColor="text1" w:themeTint="F2"/>
          <w:sz w:val="24"/>
          <w:szCs w:val="24"/>
        </w:rPr>
        <w:t>By comparing the average Driver Rating for rides above 40 km (True) versus 40 km or below (False), we see a very small increase for longer rides. This suggests that, in your dataset, longer rides do not significantly worsen ratings and are rated slightly higher on average.</w:t>
      </w:r>
    </w:p>
    <w:p w14:paraId="4C084965" w14:textId="77777777" w:rsidR="0025161C" w:rsidRPr="0087098A" w:rsidRDefault="0025161C" w:rsidP="0025161C">
      <w:pPr>
        <w:spacing w:after="120"/>
        <w:rPr>
          <w:color w:val="0D0D0D" w:themeColor="text1" w:themeTint="F2"/>
          <w:sz w:val="24"/>
          <w:szCs w:val="24"/>
        </w:rPr>
      </w:pPr>
    </w:p>
    <w:p w14:paraId="637BCBAE" w14:textId="05AA634A" w:rsidR="0025161C" w:rsidRPr="0087098A" w:rsidRDefault="00233E1C" w:rsidP="0025161C">
      <w:pPr>
        <w:spacing w:after="120"/>
        <w:rPr>
          <w:b/>
          <w:bCs/>
          <w:color w:val="EE0000"/>
          <w:sz w:val="28"/>
          <w:szCs w:val="28"/>
        </w:rPr>
      </w:pPr>
      <w:r w:rsidRPr="0087098A">
        <w:rPr>
          <w:b/>
          <w:bCs/>
          <w:color w:val="EE0000"/>
          <w:sz w:val="28"/>
          <w:szCs w:val="28"/>
        </w:rPr>
        <w:t>B27] Which payment method has the highest average booking value?</w:t>
      </w:r>
    </w:p>
    <w:p w14:paraId="27736093" w14:textId="77777777" w:rsidR="00FE4D20" w:rsidRPr="00FE4D20" w:rsidRDefault="00FE4D20" w:rsidP="00FE4D20">
      <w:pPr>
        <w:spacing w:after="120"/>
        <w:rPr>
          <w:b/>
          <w:bCs/>
          <w:color w:val="0D0D0D" w:themeColor="text1" w:themeTint="F2"/>
          <w:sz w:val="24"/>
          <w:szCs w:val="24"/>
        </w:rPr>
      </w:pPr>
      <w:r w:rsidRPr="004D1E99">
        <w:rPr>
          <w:b/>
          <w:bCs/>
          <w:color w:val="0D0D0D" w:themeColor="text1" w:themeTint="F2"/>
          <w:sz w:val="28"/>
          <w:szCs w:val="28"/>
        </w:rPr>
        <w:t>Answer:</w:t>
      </w:r>
      <w:r w:rsidRPr="00FE4D20">
        <w:rPr>
          <w:b/>
          <w:bCs/>
          <w:color w:val="0D0D0D" w:themeColor="text1" w:themeTint="F2"/>
          <w:sz w:val="24"/>
          <w:szCs w:val="24"/>
        </w:rPr>
        <w:t xml:space="preserve"> </w:t>
      </w:r>
      <w:r w:rsidRPr="0087098A">
        <w:rPr>
          <w:color w:val="0D0D0D" w:themeColor="text1" w:themeTint="F2"/>
          <w:sz w:val="24"/>
          <w:szCs w:val="24"/>
        </w:rPr>
        <w:t>The payment method with the highest average booking value is Wallet.</w:t>
      </w:r>
    </w:p>
    <w:p w14:paraId="104CB1BC" w14:textId="77777777" w:rsidR="00FE4D20" w:rsidRPr="00FE4D20" w:rsidRDefault="00FE4D20" w:rsidP="00FE4D20">
      <w:pPr>
        <w:spacing w:after="120"/>
        <w:rPr>
          <w:b/>
          <w:bCs/>
          <w:color w:val="0D0D0D" w:themeColor="text1" w:themeTint="F2"/>
          <w:sz w:val="24"/>
          <w:szCs w:val="24"/>
        </w:rPr>
      </w:pPr>
      <w:r w:rsidRPr="004D1E99">
        <w:rPr>
          <w:b/>
          <w:bCs/>
          <w:color w:val="0D0D0D" w:themeColor="text1" w:themeTint="F2"/>
          <w:sz w:val="28"/>
          <w:szCs w:val="28"/>
        </w:rPr>
        <w:lastRenderedPageBreak/>
        <w:t>Explanation:</w:t>
      </w:r>
      <w:r w:rsidRPr="00FE4D20">
        <w:rPr>
          <w:b/>
          <w:bCs/>
          <w:color w:val="0D0D0D" w:themeColor="text1" w:themeTint="F2"/>
          <w:sz w:val="24"/>
          <w:szCs w:val="24"/>
        </w:rPr>
        <w:t xml:space="preserve"> </w:t>
      </w:r>
      <w:r w:rsidRPr="004D1E99">
        <w:rPr>
          <w:color w:val="0D0D0D" w:themeColor="text1" w:themeTint="F2"/>
          <w:sz w:val="24"/>
          <w:szCs w:val="24"/>
        </w:rPr>
        <w:t>By grouping rides by Payment Method and calculating the average Booking Value, Wallet payments have the highest value. This indicates that passengers using Wallet tend to book more expensive rides on average.</w:t>
      </w:r>
    </w:p>
    <w:p w14:paraId="172C25FE" w14:textId="77777777" w:rsidR="00233E1C" w:rsidRPr="004D1E99" w:rsidRDefault="00233E1C" w:rsidP="0025161C">
      <w:pPr>
        <w:spacing w:after="120"/>
        <w:rPr>
          <w:b/>
          <w:bCs/>
          <w:color w:val="EE0000"/>
          <w:sz w:val="28"/>
          <w:szCs w:val="28"/>
        </w:rPr>
      </w:pPr>
    </w:p>
    <w:p w14:paraId="56860B73" w14:textId="7FA1760C" w:rsidR="00FE4D20" w:rsidRPr="004D1E99" w:rsidRDefault="006E6560" w:rsidP="0025161C">
      <w:pPr>
        <w:spacing w:after="120"/>
        <w:rPr>
          <w:b/>
          <w:bCs/>
          <w:color w:val="EE0000"/>
          <w:sz w:val="28"/>
          <w:szCs w:val="28"/>
        </w:rPr>
      </w:pPr>
      <w:r w:rsidRPr="004D1E99">
        <w:rPr>
          <w:b/>
          <w:bCs/>
          <w:color w:val="EE0000"/>
          <w:sz w:val="28"/>
          <w:szCs w:val="28"/>
        </w:rPr>
        <w:t>B28] Which pickup location has the lowest customer ratings?</w:t>
      </w:r>
    </w:p>
    <w:p w14:paraId="6B32CD85" w14:textId="6607FC34" w:rsidR="009F1E3B" w:rsidRPr="004D1E99" w:rsidRDefault="009F1E3B" w:rsidP="009F1E3B">
      <w:pPr>
        <w:spacing w:after="120"/>
        <w:rPr>
          <w:color w:val="0D0D0D" w:themeColor="text1" w:themeTint="F2"/>
          <w:sz w:val="24"/>
          <w:szCs w:val="24"/>
        </w:rPr>
      </w:pPr>
      <w:r w:rsidRPr="004D1E99">
        <w:rPr>
          <w:b/>
          <w:bCs/>
          <w:color w:val="0D0D0D" w:themeColor="text1" w:themeTint="F2"/>
          <w:sz w:val="28"/>
          <w:szCs w:val="28"/>
        </w:rPr>
        <w:t>Answer:</w:t>
      </w:r>
      <w:r w:rsidRPr="009F1E3B">
        <w:rPr>
          <w:b/>
          <w:bCs/>
          <w:color w:val="0D0D0D" w:themeColor="text1" w:themeTint="F2"/>
          <w:sz w:val="24"/>
          <w:szCs w:val="24"/>
        </w:rPr>
        <w:t xml:space="preserve"> </w:t>
      </w:r>
      <w:r w:rsidRPr="004D1E99">
        <w:rPr>
          <w:color w:val="0D0D0D" w:themeColor="text1" w:themeTint="F2"/>
          <w:sz w:val="24"/>
          <w:szCs w:val="24"/>
        </w:rPr>
        <w:t>The pickup location with the lowest customer ratings is Area-32.</w:t>
      </w:r>
    </w:p>
    <w:p w14:paraId="170353BE" w14:textId="0BE0531A" w:rsidR="009F1E3B" w:rsidRDefault="009F1E3B" w:rsidP="009F1E3B">
      <w:pPr>
        <w:spacing w:after="120"/>
        <w:rPr>
          <w:b/>
          <w:bCs/>
          <w:color w:val="0D0D0D" w:themeColor="text1" w:themeTint="F2"/>
          <w:sz w:val="24"/>
          <w:szCs w:val="24"/>
        </w:rPr>
      </w:pPr>
      <w:r w:rsidRPr="00372E48">
        <w:rPr>
          <w:b/>
          <w:bCs/>
          <w:color w:val="0D0D0D" w:themeColor="text1" w:themeTint="F2"/>
          <w:sz w:val="28"/>
          <w:szCs w:val="28"/>
        </w:rPr>
        <w:t>Explanation:</w:t>
      </w:r>
      <w:r w:rsidRPr="009F1E3B">
        <w:rPr>
          <w:b/>
          <w:bCs/>
          <w:color w:val="0D0D0D" w:themeColor="text1" w:themeTint="F2"/>
          <w:sz w:val="24"/>
          <w:szCs w:val="24"/>
        </w:rPr>
        <w:t xml:space="preserve"> </w:t>
      </w:r>
      <w:r w:rsidRPr="00372E48">
        <w:rPr>
          <w:color w:val="0D0D0D" w:themeColor="text1" w:themeTint="F2"/>
          <w:sz w:val="24"/>
          <w:szCs w:val="24"/>
        </w:rPr>
        <w:t>By grouping the dataset by Pickup Location and calculating the average Customer Rating for each group, Area-32 has the lowest value. This indicates that rides starting from this location tend to receive lower ratings from customers, possibly due to longer wait times, traffic, or other factors.</w:t>
      </w:r>
    </w:p>
    <w:p w14:paraId="46577993" w14:textId="77777777" w:rsidR="009F1E3B" w:rsidRPr="004D1E99" w:rsidRDefault="009F1E3B" w:rsidP="009F1E3B">
      <w:pPr>
        <w:spacing w:after="120"/>
        <w:rPr>
          <w:b/>
          <w:bCs/>
          <w:color w:val="EE0000"/>
          <w:sz w:val="28"/>
          <w:szCs w:val="28"/>
        </w:rPr>
      </w:pPr>
    </w:p>
    <w:p w14:paraId="3C418224" w14:textId="3CBD6758" w:rsidR="009F1E3B" w:rsidRPr="004D1E99" w:rsidRDefault="00E750EC" w:rsidP="009F1E3B">
      <w:pPr>
        <w:spacing w:after="120"/>
        <w:rPr>
          <w:b/>
          <w:bCs/>
          <w:color w:val="EE0000"/>
          <w:sz w:val="28"/>
          <w:szCs w:val="28"/>
        </w:rPr>
      </w:pPr>
      <w:r w:rsidRPr="004D1E99">
        <w:rPr>
          <w:b/>
          <w:bCs/>
          <w:color w:val="EE0000"/>
          <w:sz w:val="28"/>
          <w:szCs w:val="28"/>
        </w:rPr>
        <w:t>B29] Which pickup location has the lowest average booking value?</w:t>
      </w:r>
    </w:p>
    <w:p w14:paraId="5EE567B6" w14:textId="5E926C17" w:rsidR="002A696F" w:rsidRPr="00372E48" w:rsidRDefault="002A696F" w:rsidP="002A696F">
      <w:pPr>
        <w:spacing w:after="120"/>
        <w:rPr>
          <w:color w:val="0D0D0D" w:themeColor="text1" w:themeTint="F2"/>
          <w:sz w:val="24"/>
          <w:szCs w:val="24"/>
        </w:rPr>
      </w:pPr>
      <w:r w:rsidRPr="00372E48">
        <w:rPr>
          <w:b/>
          <w:bCs/>
          <w:color w:val="0D0D0D" w:themeColor="text1" w:themeTint="F2"/>
          <w:sz w:val="28"/>
          <w:szCs w:val="28"/>
        </w:rPr>
        <w:t>Answer:</w:t>
      </w:r>
      <w:r w:rsidRPr="002A696F">
        <w:rPr>
          <w:b/>
          <w:bCs/>
          <w:color w:val="0D0D0D" w:themeColor="text1" w:themeTint="F2"/>
          <w:sz w:val="24"/>
          <w:szCs w:val="24"/>
        </w:rPr>
        <w:t xml:space="preserve"> </w:t>
      </w:r>
      <w:r w:rsidRPr="00372E48">
        <w:rPr>
          <w:color w:val="0D0D0D" w:themeColor="text1" w:themeTint="F2"/>
          <w:sz w:val="24"/>
          <w:szCs w:val="24"/>
        </w:rPr>
        <w:t xml:space="preserve">The pickup location with the lowest average booking value is Area-34 </w:t>
      </w:r>
    </w:p>
    <w:p w14:paraId="21C8A8A1" w14:textId="2CBD8DCF" w:rsidR="002A696F" w:rsidRPr="00372E48" w:rsidRDefault="002A696F" w:rsidP="002A696F">
      <w:pPr>
        <w:spacing w:after="120"/>
        <w:rPr>
          <w:color w:val="0D0D0D" w:themeColor="text1" w:themeTint="F2"/>
          <w:sz w:val="24"/>
          <w:szCs w:val="24"/>
        </w:rPr>
      </w:pPr>
      <w:r w:rsidRPr="00372E48">
        <w:rPr>
          <w:b/>
          <w:bCs/>
          <w:color w:val="0D0D0D" w:themeColor="text1" w:themeTint="F2"/>
          <w:sz w:val="28"/>
          <w:szCs w:val="28"/>
        </w:rPr>
        <w:t>Explanation:</w:t>
      </w:r>
      <w:r w:rsidRPr="00372E48">
        <w:rPr>
          <w:color w:val="0D0D0D" w:themeColor="text1" w:themeTint="F2"/>
          <w:sz w:val="24"/>
          <w:szCs w:val="24"/>
        </w:rPr>
        <w:t xml:space="preserve"> By grouping the dataset by Pickup Location and calculating the mean Booking Value for each location, Area-34 has the lowest average. This shows that rides starting from Area-8 are generally cheaper compared to other locations.</w:t>
      </w:r>
    </w:p>
    <w:p w14:paraId="41E84A99" w14:textId="77777777" w:rsidR="002A696F" w:rsidRPr="00372E48" w:rsidRDefault="002A696F" w:rsidP="002A696F">
      <w:pPr>
        <w:spacing w:after="120"/>
        <w:rPr>
          <w:b/>
          <w:bCs/>
          <w:color w:val="EE0000"/>
          <w:sz w:val="28"/>
          <w:szCs w:val="28"/>
        </w:rPr>
      </w:pPr>
    </w:p>
    <w:p w14:paraId="3B0661C5" w14:textId="4056BBE3" w:rsidR="002A696F" w:rsidRPr="00372E48" w:rsidRDefault="00FF3E44" w:rsidP="002A696F">
      <w:pPr>
        <w:spacing w:after="120"/>
        <w:rPr>
          <w:b/>
          <w:bCs/>
          <w:color w:val="EE0000"/>
          <w:sz w:val="28"/>
          <w:szCs w:val="28"/>
        </w:rPr>
      </w:pPr>
      <w:r w:rsidRPr="00372E48">
        <w:rPr>
          <w:b/>
          <w:bCs/>
          <w:color w:val="EE0000"/>
          <w:sz w:val="28"/>
          <w:szCs w:val="28"/>
        </w:rPr>
        <w:t>B30] Which payment method gets the best customer ratings?</w:t>
      </w:r>
    </w:p>
    <w:p w14:paraId="4470D6EF" w14:textId="2F711661" w:rsidR="00FF3E44" w:rsidRPr="00372E48" w:rsidRDefault="00FF3E44" w:rsidP="00FF3E44">
      <w:pPr>
        <w:spacing w:after="120"/>
        <w:rPr>
          <w:color w:val="0D0D0D" w:themeColor="text1" w:themeTint="F2"/>
          <w:sz w:val="24"/>
          <w:szCs w:val="24"/>
        </w:rPr>
      </w:pPr>
      <w:r w:rsidRPr="00372E48">
        <w:rPr>
          <w:b/>
          <w:bCs/>
          <w:color w:val="0D0D0D" w:themeColor="text1" w:themeTint="F2"/>
          <w:sz w:val="28"/>
          <w:szCs w:val="28"/>
        </w:rPr>
        <w:t>Answer:</w:t>
      </w:r>
      <w:r w:rsidRPr="00FF3E44">
        <w:rPr>
          <w:b/>
          <w:bCs/>
          <w:color w:val="0D0D0D" w:themeColor="text1" w:themeTint="F2"/>
          <w:sz w:val="24"/>
          <w:szCs w:val="24"/>
        </w:rPr>
        <w:t xml:space="preserve"> </w:t>
      </w:r>
      <w:r w:rsidRPr="00372E48">
        <w:rPr>
          <w:color w:val="0D0D0D" w:themeColor="text1" w:themeTint="F2"/>
          <w:sz w:val="24"/>
          <w:szCs w:val="24"/>
        </w:rPr>
        <w:t>The payment method that gets the best customer ratings is card.</w:t>
      </w:r>
    </w:p>
    <w:p w14:paraId="37F26299" w14:textId="77777777" w:rsidR="00FF3E44" w:rsidRDefault="00FF3E44" w:rsidP="00FF3E44">
      <w:pPr>
        <w:spacing w:after="120"/>
        <w:rPr>
          <w:color w:val="0D0D0D" w:themeColor="text1" w:themeTint="F2"/>
          <w:sz w:val="24"/>
          <w:szCs w:val="24"/>
        </w:rPr>
      </w:pPr>
      <w:r w:rsidRPr="004D1E99">
        <w:rPr>
          <w:b/>
          <w:bCs/>
          <w:color w:val="0D0D0D" w:themeColor="text1" w:themeTint="F2"/>
          <w:sz w:val="28"/>
          <w:szCs w:val="28"/>
        </w:rPr>
        <w:t>Explanation:</w:t>
      </w:r>
      <w:r w:rsidRPr="00372E48">
        <w:rPr>
          <w:color w:val="0D0D0D" w:themeColor="text1" w:themeTint="F2"/>
          <w:sz w:val="24"/>
          <w:szCs w:val="24"/>
        </w:rPr>
        <w:t xml:space="preserve"> By grouping the dataset by Payment Method and calculating the average Customer Rating for each, Card payments have the highest ratings. This may be because card users often book longer or premium rides, leading to better experiences and higher ratings.</w:t>
      </w:r>
    </w:p>
    <w:p w14:paraId="0423EC67" w14:textId="77777777" w:rsidR="00B600AF" w:rsidRDefault="00B600AF" w:rsidP="00FF3E44">
      <w:pPr>
        <w:spacing w:after="120"/>
        <w:rPr>
          <w:color w:val="0D0D0D" w:themeColor="text1" w:themeTint="F2"/>
          <w:sz w:val="24"/>
          <w:szCs w:val="24"/>
        </w:rPr>
      </w:pPr>
    </w:p>
    <w:p w14:paraId="7C95D555" w14:textId="77777777" w:rsidR="00B600AF" w:rsidRDefault="00B600AF" w:rsidP="00FF3E44">
      <w:pPr>
        <w:spacing w:after="120"/>
        <w:rPr>
          <w:color w:val="0D0D0D" w:themeColor="text1" w:themeTint="F2"/>
          <w:sz w:val="24"/>
          <w:szCs w:val="24"/>
        </w:rPr>
      </w:pPr>
    </w:p>
    <w:p w14:paraId="1FA71454" w14:textId="77777777" w:rsidR="00A65837" w:rsidRDefault="00A65837" w:rsidP="00FF3E44">
      <w:pPr>
        <w:spacing w:after="120"/>
        <w:rPr>
          <w:color w:val="0D0D0D" w:themeColor="text1" w:themeTint="F2"/>
          <w:sz w:val="24"/>
          <w:szCs w:val="24"/>
        </w:rPr>
      </w:pPr>
    </w:p>
    <w:p w14:paraId="544D9964" w14:textId="77777777" w:rsidR="00A65837" w:rsidRDefault="00A65837" w:rsidP="00FF3E44">
      <w:pPr>
        <w:spacing w:after="120"/>
        <w:rPr>
          <w:color w:val="0D0D0D" w:themeColor="text1" w:themeTint="F2"/>
          <w:sz w:val="24"/>
          <w:szCs w:val="24"/>
        </w:rPr>
      </w:pPr>
    </w:p>
    <w:p w14:paraId="3BDB33FF" w14:textId="77777777" w:rsidR="00A65837" w:rsidRDefault="00A65837" w:rsidP="00FF3E44">
      <w:pPr>
        <w:spacing w:after="120"/>
        <w:rPr>
          <w:color w:val="0D0D0D" w:themeColor="text1" w:themeTint="F2"/>
          <w:sz w:val="24"/>
          <w:szCs w:val="24"/>
        </w:rPr>
      </w:pPr>
    </w:p>
    <w:p w14:paraId="6F1C1407" w14:textId="77777777" w:rsidR="00A65837" w:rsidRDefault="00A65837" w:rsidP="00FF3E44">
      <w:pPr>
        <w:spacing w:after="120"/>
        <w:rPr>
          <w:color w:val="0D0D0D" w:themeColor="text1" w:themeTint="F2"/>
          <w:sz w:val="24"/>
          <w:szCs w:val="24"/>
        </w:rPr>
      </w:pPr>
    </w:p>
    <w:p w14:paraId="67885064" w14:textId="77777777" w:rsidR="00A65837" w:rsidRDefault="00A65837" w:rsidP="00FF3E44">
      <w:pPr>
        <w:spacing w:after="120"/>
        <w:rPr>
          <w:color w:val="0D0D0D" w:themeColor="text1" w:themeTint="F2"/>
          <w:sz w:val="24"/>
          <w:szCs w:val="24"/>
        </w:rPr>
      </w:pPr>
    </w:p>
    <w:p w14:paraId="37E7794C" w14:textId="77777777" w:rsidR="00A65837" w:rsidRDefault="00A65837" w:rsidP="00FF3E44">
      <w:pPr>
        <w:spacing w:after="120"/>
        <w:rPr>
          <w:color w:val="0D0D0D" w:themeColor="text1" w:themeTint="F2"/>
          <w:sz w:val="24"/>
          <w:szCs w:val="24"/>
        </w:rPr>
      </w:pPr>
    </w:p>
    <w:p w14:paraId="190ADA1C" w14:textId="77777777" w:rsidR="00A65837" w:rsidRDefault="00A65837" w:rsidP="00FF3E44">
      <w:pPr>
        <w:spacing w:after="120"/>
        <w:rPr>
          <w:color w:val="0D0D0D" w:themeColor="text1" w:themeTint="F2"/>
          <w:sz w:val="24"/>
          <w:szCs w:val="24"/>
        </w:rPr>
      </w:pPr>
    </w:p>
    <w:p w14:paraId="49361981" w14:textId="77777777" w:rsidR="00A65837" w:rsidRDefault="00A65837" w:rsidP="00FF3E44">
      <w:pPr>
        <w:spacing w:after="120"/>
        <w:rPr>
          <w:color w:val="0D0D0D" w:themeColor="text1" w:themeTint="F2"/>
          <w:sz w:val="24"/>
          <w:szCs w:val="24"/>
        </w:rPr>
      </w:pPr>
    </w:p>
    <w:p w14:paraId="50F4128B" w14:textId="77777777" w:rsidR="00A65837" w:rsidRDefault="00A65837" w:rsidP="00FF3E44">
      <w:pPr>
        <w:spacing w:after="120"/>
        <w:rPr>
          <w:color w:val="0D0D0D" w:themeColor="text1" w:themeTint="F2"/>
          <w:sz w:val="24"/>
          <w:szCs w:val="24"/>
        </w:rPr>
      </w:pPr>
    </w:p>
    <w:p w14:paraId="25A5C673" w14:textId="77777777" w:rsidR="00A65837" w:rsidRPr="00372E48" w:rsidRDefault="00A65837" w:rsidP="00FF3E44">
      <w:pPr>
        <w:spacing w:after="120"/>
        <w:rPr>
          <w:color w:val="0D0D0D" w:themeColor="text1" w:themeTint="F2"/>
          <w:sz w:val="24"/>
          <w:szCs w:val="24"/>
        </w:rPr>
      </w:pPr>
    </w:p>
    <w:p w14:paraId="40A52725" w14:textId="57BC1023" w:rsidR="00352D0B" w:rsidRPr="000C530F" w:rsidRDefault="00352D0B" w:rsidP="00C95882">
      <w:pPr>
        <w:tabs>
          <w:tab w:val="center" w:pos="4513"/>
        </w:tabs>
        <w:rPr>
          <w:rFonts w:ascii="Segoe UI"/>
          <w:color w:val="000000"/>
          <w:sz w:val="28"/>
          <w:szCs w:val="28"/>
        </w:rPr>
      </w:pPr>
      <w:r w:rsidRPr="000C530F">
        <w:rPr>
          <w:b/>
          <w:bCs/>
          <w:sz w:val="28"/>
          <w:szCs w:val="28"/>
          <w:highlight w:val="cyan"/>
        </w:rPr>
        <w:t>Analysis: Multivariate (M1–M</w:t>
      </w:r>
      <w:r>
        <w:rPr>
          <w:b/>
          <w:bCs/>
          <w:sz w:val="28"/>
          <w:szCs w:val="28"/>
          <w:highlight w:val="cyan"/>
        </w:rPr>
        <w:t>30</w:t>
      </w:r>
      <w:r w:rsidRPr="000C530F">
        <w:rPr>
          <w:b/>
          <w:bCs/>
          <w:sz w:val="28"/>
          <w:szCs w:val="28"/>
          <w:highlight w:val="cyan"/>
        </w:rPr>
        <w:t>)</w:t>
      </w:r>
    </w:p>
    <w:p w14:paraId="4052B98D" w14:textId="77777777" w:rsidR="00352D0B" w:rsidRPr="009E4418" w:rsidRDefault="00352D0B" w:rsidP="00637591">
      <w:pPr>
        <w:spacing w:after="120"/>
        <w:rPr>
          <w:b/>
          <w:bCs/>
          <w:color w:val="EE0000"/>
          <w:sz w:val="28"/>
          <w:szCs w:val="28"/>
        </w:rPr>
      </w:pPr>
    </w:p>
    <w:p w14:paraId="485922AC" w14:textId="3F51CDD8" w:rsidR="005840B2" w:rsidRPr="009E4418" w:rsidRDefault="005840B2" w:rsidP="00637591">
      <w:pPr>
        <w:spacing w:after="120"/>
        <w:rPr>
          <w:b/>
          <w:bCs/>
          <w:color w:val="EE0000"/>
          <w:sz w:val="28"/>
          <w:szCs w:val="28"/>
        </w:rPr>
      </w:pPr>
      <w:r w:rsidRPr="009E4418">
        <w:rPr>
          <w:b/>
          <w:bCs/>
          <w:color w:val="EE0000"/>
          <w:sz w:val="28"/>
          <w:szCs w:val="28"/>
        </w:rPr>
        <w:t>M1] How do vehicle type and payment method together affect the average booking value?</w:t>
      </w:r>
    </w:p>
    <w:p w14:paraId="7D79394E" w14:textId="2234381B" w:rsidR="00637591" w:rsidRPr="009E4418" w:rsidRDefault="00637591" w:rsidP="00637591">
      <w:pPr>
        <w:spacing w:after="120"/>
        <w:rPr>
          <w:color w:val="0D0D0D" w:themeColor="text1" w:themeTint="F2"/>
          <w:sz w:val="24"/>
          <w:szCs w:val="24"/>
        </w:rPr>
      </w:pPr>
      <w:r w:rsidRPr="009E4418">
        <w:rPr>
          <w:b/>
          <w:bCs/>
          <w:color w:val="0D0D0D" w:themeColor="text1" w:themeTint="F2"/>
          <w:sz w:val="28"/>
          <w:szCs w:val="28"/>
        </w:rPr>
        <w:t>Answer:</w:t>
      </w:r>
      <w:r w:rsidRPr="009E4418">
        <w:rPr>
          <w:color w:val="0D0D0D" w:themeColor="text1" w:themeTint="F2"/>
          <w:sz w:val="24"/>
          <w:szCs w:val="24"/>
        </w:rPr>
        <w:t xml:space="preserve"> E-Bike with Wallet payment has the highest average booking value of 1057.28.</w:t>
      </w:r>
    </w:p>
    <w:p w14:paraId="2E986218" w14:textId="77777777" w:rsidR="00637591" w:rsidRPr="009E4418" w:rsidRDefault="00637591" w:rsidP="00637591">
      <w:pPr>
        <w:spacing w:after="120"/>
        <w:rPr>
          <w:color w:val="0D0D0D" w:themeColor="text1" w:themeTint="F2"/>
          <w:sz w:val="24"/>
          <w:szCs w:val="24"/>
        </w:rPr>
      </w:pPr>
      <w:r w:rsidRPr="009E4418">
        <w:rPr>
          <w:b/>
          <w:bCs/>
          <w:color w:val="0D0D0D" w:themeColor="text1" w:themeTint="F2"/>
          <w:sz w:val="28"/>
          <w:szCs w:val="28"/>
        </w:rPr>
        <w:t>Explanation:</w:t>
      </w:r>
      <w:r w:rsidRPr="009E4418">
        <w:rPr>
          <w:color w:val="0D0D0D" w:themeColor="text1" w:themeTint="F2"/>
          <w:sz w:val="24"/>
          <w:szCs w:val="24"/>
        </w:rPr>
        <w:t xml:space="preserve"> When comparing vehicle type and payment method pairs, E-Bike rides paid through Wallet lead to the most spending. This shows that certain combinations of transport and payment strongly influence how much customers pay on average.</w:t>
      </w:r>
    </w:p>
    <w:p w14:paraId="0D7B14D9" w14:textId="77777777" w:rsidR="00352D0B" w:rsidRDefault="00352D0B" w:rsidP="00637591">
      <w:pPr>
        <w:spacing w:after="120"/>
        <w:rPr>
          <w:b/>
          <w:bCs/>
          <w:color w:val="0D0D0D" w:themeColor="text1" w:themeTint="F2"/>
          <w:sz w:val="24"/>
          <w:szCs w:val="24"/>
        </w:rPr>
      </w:pPr>
    </w:p>
    <w:p w14:paraId="3235470B" w14:textId="07285D63" w:rsidR="00754FDD" w:rsidRPr="009E4418" w:rsidRDefault="00754FDD" w:rsidP="00754FDD">
      <w:pPr>
        <w:spacing w:after="120"/>
        <w:rPr>
          <w:b/>
          <w:bCs/>
          <w:color w:val="EE0000"/>
          <w:sz w:val="28"/>
          <w:szCs w:val="28"/>
        </w:rPr>
      </w:pPr>
      <w:r w:rsidRPr="009E4418">
        <w:rPr>
          <w:b/>
          <w:bCs/>
          <w:color w:val="EE0000"/>
          <w:sz w:val="28"/>
          <w:szCs w:val="28"/>
        </w:rPr>
        <w:t>M2] What is the average ride distance for each pickup and drop location pair?</w:t>
      </w:r>
    </w:p>
    <w:p w14:paraId="40F33076" w14:textId="16532F6C" w:rsidR="00754FDD" w:rsidRPr="009E4418" w:rsidRDefault="00754FDD" w:rsidP="00754FDD">
      <w:pPr>
        <w:spacing w:after="120"/>
        <w:rPr>
          <w:b/>
          <w:bCs/>
          <w:color w:val="0D0D0D" w:themeColor="text1" w:themeTint="F2"/>
          <w:sz w:val="28"/>
          <w:szCs w:val="28"/>
        </w:rPr>
      </w:pPr>
      <w:r w:rsidRPr="009E4418">
        <w:rPr>
          <w:b/>
          <w:bCs/>
          <w:color w:val="0D0D0D" w:themeColor="text1" w:themeTint="F2"/>
          <w:sz w:val="28"/>
          <w:szCs w:val="28"/>
        </w:rPr>
        <w:t xml:space="preserve">Answer </w:t>
      </w:r>
      <w:r w:rsidR="00882CBD" w:rsidRPr="009E4418">
        <w:rPr>
          <w:b/>
          <w:bCs/>
          <w:color w:val="0D0D0D" w:themeColor="text1" w:themeTint="F2"/>
          <w:sz w:val="28"/>
          <w:szCs w:val="28"/>
        </w:rPr>
        <w:t>:</w:t>
      </w:r>
      <w:r w:rsidR="00A65837">
        <w:rPr>
          <w:b/>
          <w:bCs/>
          <w:color w:val="0D0D0D" w:themeColor="text1" w:themeTint="F2"/>
          <w:sz w:val="24"/>
          <w:szCs w:val="24"/>
        </w:rPr>
        <w:t xml:space="preserve"> </w:t>
      </w:r>
      <w:r w:rsidRPr="009E4418">
        <w:rPr>
          <w:color w:val="0D0D0D" w:themeColor="text1" w:themeTint="F2"/>
          <w:sz w:val="24"/>
          <w:szCs w:val="24"/>
        </w:rPr>
        <w:t xml:space="preserve">The longest average ride distance is observed between Pickup: Area-12 → Drop: Area-45, </w:t>
      </w:r>
      <w:r w:rsidRPr="009E4418">
        <w:rPr>
          <w:color w:val="0D0D0D" w:themeColor="text1" w:themeTint="F2"/>
          <w:sz w:val="28"/>
          <w:szCs w:val="28"/>
        </w:rPr>
        <w:t>while the shortest is between Pickup: Area-7 → Drop: Area-6.</w:t>
      </w:r>
    </w:p>
    <w:p w14:paraId="4C96F2F0" w14:textId="77777777" w:rsidR="00754FDD" w:rsidRDefault="00754FDD" w:rsidP="00754FDD">
      <w:pPr>
        <w:spacing w:after="120"/>
        <w:rPr>
          <w:b/>
          <w:bCs/>
          <w:color w:val="0D0D0D" w:themeColor="text1" w:themeTint="F2"/>
          <w:sz w:val="24"/>
          <w:szCs w:val="24"/>
        </w:rPr>
      </w:pPr>
      <w:r w:rsidRPr="009E4418">
        <w:rPr>
          <w:b/>
          <w:bCs/>
          <w:color w:val="0D0D0D" w:themeColor="text1" w:themeTint="F2"/>
          <w:sz w:val="28"/>
          <w:szCs w:val="28"/>
        </w:rPr>
        <w:t>Explanation:</w:t>
      </w:r>
      <w:r w:rsidRPr="00754FDD">
        <w:rPr>
          <w:b/>
          <w:bCs/>
          <w:color w:val="0D0D0D" w:themeColor="text1" w:themeTint="F2"/>
          <w:sz w:val="24"/>
          <w:szCs w:val="24"/>
        </w:rPr>
        <w:br/>
      </w:r>
      <w:r w:rsidRPr="009E4418">
        <w:rPr>
          <w:color w:val="0D0D0D" w:themeColor="text1" w:themeTint="F2"/>
          <w:sz w:val="24"/>
          <w:szCs w:val="24"/>
        </w:rPr>
        <w:t>By grouping rides by both pickup and drop locations, we can calculate the mean ride distance for each pair. This reveals which routes are typically long-distance journeys and which are short local trips, helping in route optimization and pricing strategy.</w:t>
      </w:r>
    </w:p>
    <w:p w14:paraId="5C36F749" w14:textId="77777777" w:rsidR="00882CBD" w:rsidRDefault="00882CBD" w:rsidP="00754FDD">
      <w:pPr>
        <w:spacing w:after="120"/>
        <w:rPr>
          <w:b/>
          <w:bCs/>
          <w:color w:val="0D0D0D" w:themeColor="text1" w:themeTint="F2"/>
          <w:sz w:val="24"/>
          <w:szCs w:val="24"/>
        </w:rPr>
      </w:pPr>
    </w:p>
    <w:p w14:paraId="4943B5AF" w14:textId="7A64465C" w:rsidR="009B64BB" w:rsidRPr="009E4418" w:rsidRDefault="009B64BB" w:rsidP="009B64BB">
      <w:pPr>
        <w:spacing w:after="120"/>
        <w:rPr>
          <w:b/>
          <w:bCs/>
          <w:color w:val="EE0000"/>
          <w:sz w:val="28"/>
          <w:szCs w:val="28"/>
        </w:rPr>
      </w:pPr>
      <w:r w:rsidRPr="009E4418">
        <w:rPr>
          <w:b/>
          <w:bCs/>
          <w:color w:val="EE0000"/>
          <w:sz w:val="28"/>
          <w:szCs w:val="28"/>
        </w:rPr>
        <w:t>M</w:t>
      </w:r>
      <w:r w:rsidR="004A161B" w:rsidRPr="009E4418">
        <w:rPr>
          <w:b/>
          <w:bCs/>
          <w:color w:val="EE0000"/>
          <w:sz w:val="28"/>
          <w:szCs w:val="28"/>
        </w:rPr>
        <w:t xml:space="preserve">3] </w:t>
      </w:r>
      <w:r w:rsidRPr="009E4418">
        <w:rPr>
          <w:b/>
          <w:bCs/>
          <w:color w:val="EE0000"/>
          <w:sz w:val="28"/>
          <w:szCs w:val="28"/>
        </w:rPr>
        <w:t>Which combination of vehicle type and pickup location has the highest number of rides?</w:t>
      </w:r>
    </w:p>
    <w:p w14:paraId="459DDE3B" w14:textId="407455F2" w:rsidR="009B64BB" w:rsidRPr="009B64BB" w:rsidRDefault="009B64BB" w:rsidP="009B64BB">
      <w:pPr>
        <w:spacing w:after="120"/>
        <w:rPr>
          <w:b/>
          <w:bCs/>
          <w:color w:val="0D0D0D" w:themeColor="text1" w:themeTint="F2"/>
          <w:sz w:val="24"/>
          <w:szCs w:val="24"/>
        </w:rPr>
      </w:pPr>
      <w:r w:rsidRPr="009E4418">
        <w:rPr>
          <w:b/>
          <w:bCs/>
          <w:color w:val="0D0D0D" w:themeColor="text1" w:themeTint="F2"/>
          <w:sz w:val="28"/>
          <w:szCs w:val="28"/>
        </w:rPr>
        <w:t>Answer:</w:t>
      </w:r>
      <w:r w:rsidR="00A65837">
        <w:rPr>
          <w:b/>
          <w:bCs/>
          <w:color w:val="0D0D0D" w:themeColor="text1" w:themeTint="F2"/>
          <w:sz w:val="24"/>
          <w:szCs w:val="24"/>
        </w:rPr>
        <w:t xml:space="preserve"> </w:t>
      </w:r>
      <w:r w:rsidRPr="009E4418">
        <w:rPr>
          <w:color w:val="0D0D0D" w:themeColor="text1" w:themeTint="F2"/>
          <w:sz w:val="24"/>
          <w:szCs w:val="24"/>
        </w:rPr>
        <w:t>The combination Mini from Area-3 has the highest number of rides.</w:t>
      </w:r>
    </w:p>
    <w:p w14:paraId="5463473D" w14:textId="77777777" w:rsidR="009B64BB" w:rsidRDefault="009B64BB" w:rsidP="009B64BB">
      <w:pPr>
        <w:spacing w:after="120"/>
        <w:rPr>
          <w:b/>
          <w:bCs/>
          <w:color w:val="0D0D0D" w:themeColor="text1" w:themeTint="F2"/>
          <w:sz w:val="24"/>
          <w:szCs w:val="24"/>
        </w:rPr>
      </w:pPr>
      <w:r w:rsidRPr="009E4418">
        <w:rPr>
          <w:b/>
          <w:bCs/>
          <w:color w:val="0D0D0D" w:themeColor="text1" w:themeTint="F2"/>
          <w:sz w:val="28"/>
          <w:szCs w:val="28"/>
        </w:rPr>
        <w:t>Explanation:</w:t>
      </w:r>
      <w:r w:rsidRPr="009B64BB">
        <w:rPr>
          <w:b/>
          <w:bCs/>
          <w:color w:val="0D0D0D" w:themeColor="text1" w:themeTint="F2"/>
          <w:sz w:val="24"/>
          <w:szCs w:val="24"/>
        </w:rPr>
        <w:br/>
      </w:r>
      <w:r w:rsidRPr="009E4418">
        <w:rPr>
          <w:color w:val="0D0D0D" w:themeColor="text1" w:themeTint="F2"/>
          <w:sz w:val="24"/>
          <w:szCs w:val="24"/>
        </w:rPr>
        <w:t>By grouping rides by both vehicle type and pickup location, we can see where each type of vehicle is most frequently booked. This highlights the most popular pickup points for different vehicle types and shows customer demand concentration.</w:t>
      </w:r>
    </w:p>
    <w:p w14:paraId="796815EE" w14:textId="77777777" w:rsidR="00616D7E" w:rsidRPr="009E4418" w:rsidRDefault="00616D7E" w:rsidP="009B64BB">
      <w:pPr>
        <w:spacing w:after="120"/>
        <w:rPr>
          <w:b/>
          <w:bCs/>
          <w:color w:val="EE0000"/>
          <w:sz w:val="28"/>
          <w:szCs w:val="28"/>
        </w:rPr>
      </w:pPr>
    </w:p>
    <w:p w14:paraId="7252BD3F" w14:textId="0235E706" w:rsidR="00616D7E" w:rsidRPr="009E4418" w:rsidRDefault="00616D7E" w:rsidP="00616D7E">
      <w:pPr>
        <w:spacing w:after="120"/>
        <w:rPr>
          <w:b/>
          <w:bCs/>
          <w:color w:val="EE0000"/>
          <w:sz w:val="28"/>
          <w:szCs w:val="28"/>
        </w:rPr>
      </w:pPr>
      <w:r w:rsidRPr="009E4418">
        <w:rPr>
          <w:b/>
          <w:bCs/>
          <w:color w:val="EE0000"/>
          <w:sz w:val="28"/>
          <w:szCs w:val="28"/>
        </w:rPr>
        <w:t>M4] How do payment method and vehicle type together impact the average driver ratings?</w:t>
      </w:r>
    </w:p>
    <w:p w14:paraId="737F39CA" w14:textId="77777777" w:rsidR="00EC44AA" w:rsidRPr="009E4418" w:rsidRDefault="00616D7E" w:rsidP="00616D7E">
      <w:pPr>
        <w:spacing w:after="120"/>
        <w:rPr>
          <w:b/>
          <w:bCs/>
          <w:color w:val="0D0D0D" w:themeColor="text1" w:themeTint="F2"/>
          <w:sz w:val="28"/>
          <w:szCs w:val="28"/>
        </w:rPr>
      </w:pPr>
      <w:r w:rsidRPr="009E4418">
        <w:rPr>
          <w:b/>
          <w:bCs/>
          <w:color w:val="0D0D0D" w:themeColor="text1" w:themeTint="F2"/>
          <w:sz w:val="28"/>
          <w:szCs w:val="28"/>
        </w:rPr>
        <w:t>Answer:</w:t>
      </w:r>
    </w:p>
    <w:p w14:paraId="62683B76" w14:textId="4936C4A1" w:rsidR="00EC44AA" w:rsidRPr="00EC44AA" w:rsidRDefault="00EC44AA" w:rsidP="00EC44AA">
      <w:pPr>
        <w:spacing w:after="120"/>
        <w:rPr>
          <w:b/>
          <w:bCs/>
          <w:color w:val="0D0D0D" w:themeColor="text1" w:themeTint="F2"/>
          <w:sz w:val="24"/>
          <w:szCs w:val="24"/>
        </w:rPr>
      </w:pPr>
      <w:r w:rsidRPr="00EC44AA">
        <w:rPr>
          <w:b/>
          <w:bCs/>
          <w:noProof/>
          <w:color w:val="0D0D0D" w:themeColor="text1" w:themeTint="F2"/>
          <w:sz w:val="24"/>
          <w:szCs w:val="24"/>
        </w:rPr>
        <w:lastRenderedPageBreak/>
        <w:drawing>
          <wp:inline distT="0" distB="0" distL="0" distR="0" wp14:anchorId="016A3462" wp14:editId="76417BC9">
            <wp:extent cx="5661660" cy="3558540"/>
            <wp:effectExtent l="0" t="0" r="0" b="3810"/>
            <wp:docPr id="695407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1660" cy="3558540"/>
                    </a:xfrm>
                    <a:prstGeom prst="rect">
                      <a:avLst/>
                    </a:prstGeom>
                    <a:noFill/>
                    <a:ln>
                      <a:noFill/>
                    </a:ln>
                  </pic:spPr>
                </pic:pic>
              </a:graphicData>
            </a:graphic>
          </wp:inline>
        </w:drawing>
      </w:r>
    </w:p>
    <w:p w14:paraId="6B330F12" w14:textId="785BC41B" w:rsidR="00616D7E" w:rsidRPr="009E4418" w:rsidRDefault="00616D7E" w:rsidP="00616D7E">
      <w:pPr>
        <w:spacing w:after="120"/>
        <w:rPr>
          <w:color w:val="0D0D0D" w:themeColor="text1" w:themeTint="F2"/>
          <w:sz w:val="24"/>
          <w:szCs w:val="24"/>
        </w:rPr>
      </w:pPr>
      <w:r w:rsidRPr="009E4418">
        <w:rPr>
          <w:color w:val="0D0D0D" w:themeColor="text1" w:themeTint="F2"/>
          <w:sz w:val="24"/>
          <w:szCs w:val="24"/>
        </w:rPr>
        <w:br/>
        <w:t>The highest average driver ratings are observed for Prime Sedan rides paid via Card.</w:t>
      </w:r>
    </w:p>
    <w:p w14:paraId="20D6290A" w14:textId="77777777" w:rsidR="00616D7E" w:rsidRDefault="00616D7E" w:rsidP="00616D7E">
      <w:pPr>
        <w:spacing w:after="120"/>
        <w:rPr>
          <w:b/>
          <w:bCs/>
          <w:color w:val="0D0D0D" w:themeColor="text1" w:themeTint="F2"/>
          <w:sz w:val="24"/>
          <w:szCs w:val="24"/>
        </w:rPr>
      </w:pPr>
      <w:r w:rsidRPr="009E4418">
        <w:rPr>
          <w:b/>
          <w:bCs/>
          <w:color w:val="0D0D0D" w:themeColor="text1" w:themeTint="F2"/>
          <w:sz w:val="28"/>
          <w:szCs w:val="28"/>
        </w:rPr>
        <w:t>Explanation:</w:t>
      </w:r>
      <w:r w:rsidRPr="00616D7E">
        <w:rPr>
          <w:b/>
          <w:bCs/>
          <w:color w:val="0D0D0D" w:themeColor="text1" w:themeTint="F2"/>
          <w:sz w:val="24"/>
          <w:szCs w:val="24"/>
        </w:rPr>
        <w:br/>
      </w:r>
      <w:r w:rsidRPr="009E4418">
        <w:rPr>
          <w:color w:val="0D0D0D" w:themeColor="text1" w:themeTint="F2"/>
          <w:sz w:val="24"/>
          <w:szCs w:val="24"/>
        </w:rPr>
        <w:t>By grouping data on both payment method and vehicle type, we can see how these factors affect driver ratings. Some combinations (like premium cars with digital payments) show better ratings, likely because they provide smoother and more reliable experiences.</w:t>
      </w:r>
    </w:p>
    <w:p w14:paraId="0F2EE6D8" w14:textId="77777777" w:rsidR="00616D7E" w:rsidRDefault="00616D7E" w:rsidP="00616D7E">
      <w:pPr>
        <w:spacing w:after="120"/>
        <w:rPr>
          <w:b/>
          <w:bCs/>
          <w:color w:val="0D0D0D" w:themeColor="text1" w:themeTint="F2"/>
          <w:sz w:val="24"/>
          <w:szCs w:val="24"/>
        </w:rPr>
      </w:pPr>
    </w:p>
    <w:p w14:paraId="65A6FE42" w14:textId="77777777" w:rsidR="00FE0F84" w:rsidRPr="009E4418" w:rsidRDefault="00FE0F84" w:rsidP="00FE0F84">
      <w:pPr>
        <w:spacing w:after="120"/>
        <w:rPr>
          <w:b/>
          <w:bCs/>
          <w:color w:val="EE0000"/>
          <w:sz w:val="28"/>
          <w:szCs w:val="28"/>
        </w:rPr>
      </w:pPr>
    </w:p>
    <w:p w14:paraId="2EAE2A98" w14:textId="0C59A1F5" w:rsidR="00FE0F84" w:rsidRPr="009E4418" w:rsidRDefault="00FE0F84" w:rsidP="00FE0F84">
      <w:pPr>
        <w:spacing w:after="120"/>
        <w:rPr>
          <w:b/>
          <w:bCs/>
          <w:color w:val="EE0000"/>
          <w:sz w:val="28"/>
          <w:szCs w:val="28"/>
        </w:rPr>
      </w:pPr>
      <w:r w:rsidRPr="009E4418">
        <w:rPr>
          <w:b/>
          <w:bCs/>
          <w:color w:val="EE0000"/>
          <w:sz w:val="28"/>
          <w:szCs w:val="28"/>
        </w:rPr>
        <w:t>M5] How do ride distance and vehicle type together affect the average customer ratings?</w:t>
      </w:r>
    </w:p>
    <w:p w14:paraId="5F63EA3C" w14:textId="171DDC09" w:rsidR="003A0855" w:rsidRPr="009E4418" w:rsidRDefault="003A0855" w:rsidP="00FE0F84">
      <w:pPr>
        <w:spacing w:after="120"/>
        <w:rPr>
          <w:b/>
          <w:bCs/>
          <w:color w:val="0D0D0D" w:themeColor="text1" w:themeTint="F2"/>
          <w:sz w:val="28"/>
          <w:szCs w:val="28"/>
        </w:rPr>
      </w:pPr>
      <w:r w:rsidRPr="009E4418">
        <w:rPr>
          <w:b/>
          <w:bCs/>
          <w:color w:val="0D0D0D" w:themeColor="text1" w:themeTint="F2"/>
          <w:sz w:val="28"/>
          <w:szCs w:val="28"/>
        </w:rPr>
        <w:t>Answer :</w:t>
      </w:r>
    </w:p>
    <w:p w14:paraId="06023C36" w14:textId="6F8F0FBF" w:rsidR="00A31282" w:rsidRPr="00A31282" w:rsidRDefault="00A31282" w:rsidP="00A31282">
      <w:pPr>
        <w:spacing w:after="120"/>
        <w:rPr>
          <w:b/>
          <w:bCs/>
          <w:color w:val="0D0D0D" w:themeColor="text1" w:themeTint="F2"/>
          <w:sz w:val="24"/>
          <w:szCs w:val="24"/>
        </w:rPr>
      </w:pPr>
      <w:r w:rsidRPr="00A31282">
        <w:rPr>
          <w:b/>
          <w:bCs/>
          <w:noProof/>
          <w:color w:val="0D0D0D" w:themeColor="text1" w:themeTint="F2"/>
          <w:sz w:val="24"/>
          <w:szCs w:val="24"/>
        </w:rPr>
        <w:lastRenderedPageBreak/>
        <w:drawing>
          <wp:inline distT="0" distB="0" distL="0" distR="0" wp14:anchorId="29DFB3D2" wp14:editId="3AE2AB33">
            <wp:extent cx="4800600" cy="3558540"/>
            <wp:effectExtent l="0" t="0" r="0" b="3810"/>
            <wp:docPr id="159810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0600" cy="3558540"/>
                    </a:xfrm>
                    <a:prstGeom prst="rect">
                      <a:avLst/>
                    </a:prstGeom>
                    <a:noFill/>
                    <a:ln>
                      <a:noFill/>
                    </a:ln>
                  </pic:spPr>
                </pic:pic>
              </a:graphicData>
            </a:graphic>
          </wp:inline>
        </w:drawing>
      </w:r>
    </w:p>
    <w:p w14:paraId="3FC87200" w14:textId="1ECC8A95" w:rsidR="00864B4B" w:rsidRPr="009E4418" w:rsidRDefault="00864B4B" w:rsidP="00864B4B">
      <w:pPr>
        <w:spacing w:after="120"/>
        <w:rPr>
          <w:color w:val="0D0D0D" w:themeColor="text1" w:themeTint="F2"/>
          <w:sz w:val="24"/>
          <w:szCs w:val="24"/>
        </w:rPr>
      </w:pPr>
      <w:r w:rsidRPr="00864B4B">
        <w:rPr>
          <w:b/>
          <w:bCs/>
          <w:color w:val="0D0D0D" w:themeColor="text1" w:themeTint="F2"/>
          <w:sz w:val="24"/>
          <w:szCs w:val="24"/>
        </w:rPr>
        <w:br/>
      </w:r>
      <w:r w:rsidRPr="009E4418">
        <w:rPr>
          <w:color w:val="0D0D0D" w:themeColor="text1" w:themeTint="F2"/>
          <w:sz w:val="24"/>
          <w:szCs w:val="24"/>
        </w:rPr>
        <w:t>Customer ratings are generally higher for Prime Sedan and Prime Plus rides with shorter distances, while Auto and Bike rides on longer distances receive slightly lower ratings.</w:t>
      </w:r>
    </w:p>
    <w:p w14:paraId="07CA33BC" w14:textId="77777777" w:rsidR="00864B4B" w:rsidRDefault="00864B4B" w:rsidP="00864B4B">
      <w:pPr>
        <w:spacing w:after="120"/>
        <w:rPr>
          <w:b/>
          <w:bCs/>
          <w:color w:val="0D0D0D" w:themeColor="text1" w:themeTint="F2"/>
          <w:sz w:val="24"/>
          <w:szCs w:val="24"/>
        </w:rPr>
      </w:pPr>
      <w:r w:rsidRPr="00864B4B">
        <w:rPr>
          <w:b/>
          <w:bCs/>
          <w:color w:val="0D0D0D" w:themeColor="text1" w:themeTint="F2"/>
          <w:sz w:val="24"/>
          <w:szCs w:val="24"/>
        </w:rPr>
        <w:t>Explanation:</w:t>
      </w:r>
      <w:r w:rsidRPr="00864B4B">
        <w:rPr>
          <w:b/>
          <w:bCs/>
          <w:color w:val="0D0D0D" w:themeColor="text1" w:themeTint="F2"/>
          <w:sz w:val="24"/>
          <w:szCs w:val="24"/>
        </w:rPr>
        <w:br/>
      </w:r>
      <w:r w:rsidRPr="009E4418">
        <w:rPr>
          <w:color w:val="0D0D0D" w:themeColor="text1" w:themeTint="F2"/>
          <w:sz w:val="24"/>
          <w:szCs w:val="24"/>
        </w:rPr>
        <w:t>By comparing ride distance and vehicle type with customer ratings, we see that customers prefer premium vehicles, especially for short trips. Long distances in budget vehicles may reduce satisfaction slightly.</w:t>
      </w:r>
    </w:p>
    <w:p w14:paraId="5DC3A8A2" w14:textId="77777777" w:rsidR="00470623" w:rsidRDefault="00470623" w:rsidP="00864B4B">
      <w:pPr>
        <w:spacing w:after="120"/>
        <w:rPr>
          <w:b/>
          <w:bCs/>
          <w:color w:val="0D0D0D" w:themeColor="text1" w:themeTint="F2"/>
          <w:sz w:val="24"/>
          <w:szCs w:val="24"/>
        </w:rPr>
      </w:pPr>
    </w:p>
    <w:p w14:paraId="651913D0" w14:textId="77777777" w:rsidR="00470623" w:rsidRDefault="00470623" w:rsidP="00864B4B">
      <w:pPr>
        <w:spacing w:after="120"/>
        <w:rPr>
          <w:b/>
          <w:bCs/>
          <w:color w:val="0D0D0D" w:themeColor="text1" w:themeTint="F2"/>
          <w:sz w:val="24"/>
          <w:szCs w:val="24"/>
        </w:rPr>
      </w:pPr>
    </w:p>
    <w:p w14:paraId="18ADC21F" w14:textId="77777777" w:rsidR="00470623" w:rsidRPr="009E4418" w:rsidRDefault="00470623" w:rsidP="00864B4B">
      <w:pPr>
        <w:spacing w:after="120"/>
        <w:rPr>
          <w:b/>
          <w:bCs/>
          <w:color w:val="EE0000"/>
          <w:sz w:val="28"/>
          <w:szCs w:val="28"/>
        </w:rPr>
      </w:pPr>
    </w:p>
    <w:p w14:paraId="6A332E12" w14:textId="0823EED8" w:rsidR="00470623" w:rsidRPr="009E4418" w:rsidRDefault="00470623" w:rsidP="00864B4B">
      <w:pPr>
        <w:spacing w:after="120"/>
        <w:rPr>
          <w:b/>
          <w:bCs/>
          <w:color w:val="EE0000"/>
          <w:sz w:val="28"/>
          <w:szCs w:val="28"/>
        </w:rPr>
      </w:pPr>
      <w:r w:rsidRPr="009E4418">
        <w:rPr>
          <w:b/>
          <w:bCs/>
          <w:color w:val="EE0000"/>
          <w:sz w:val="28"/>
          <w:szCs w:val="28"/>
        </w:rPr>
        <w:t>M6] Which are the top five combinations of vehicle type and drop location with the highest booking value?</w:t>
      </w:r>
    </w:p>
    <w:p w14:paraId="753E088E" w14:textId="2A0BE4EB" w:rsidR="00DC5F18" w:rsidRDefault="00DC5F18" w:rsidP="00864B4B">
      <w:pPr>
        <w:spacing w:after="120"/>
        <w:rPr>
          <w:b/>
          <w:bCs/>
          <w:color w:val="0D0D0D" w:themeColor="text1" w:themeTint="F2"/>
          <w:sz w:val="24"/>
          <w:szCs w:val="24"/>
        </w:rPr>
      </w:pPr>
      <w:r>
        <w:rPr>
          <w:b/>
          <w:bCs/>
          <w:color w:val="0D0D0D" w:themeColor="text1" w:themeTint="F2"/>
          <w:sz w:val="24"/>
          <w:szCs w:val="24"/>
        </w:rPr>
        <w:t>Answer:-</w:t>
      </w:r>
    </w:p>
    <w:p w14:paraId="5BC81F1F" w14:textId="77777777" w:rsidR="00EC44AA" w:rsidRDefault="00EC44AA" w:rsidP="00864B4B">
      <w:pPr>
        <w:spacing w:after="120"/>
        <w:rPr>
          <w:b/>
          <w:bCs/>
          <w:color w:val="0D0D0D" w:themeColor="text1" w:themeTint="F2"/>
          <w:sz w:val="24"/>
          <w:szCs w:val="24"/>
        </w:rPr>
      </w:pPr>
    </w:p>
    <w:p w14:paraId="7943715F" w14:textId="77777777" w:rsidR="00EC44AA" w:rsidRDefault="00EC44AA" w:rsidP="00864B4B">
      <w:pPr>
        <w:spacing w:after="120"/>
        <w:rPr>
          <w:b/>
          <w:bCs/>
          <w:color w:val="0D0D0D" w:themeColor="text1" w:themeTint="F2"/>
          <w:sz w:val="24"/>
          <w:szCs w:val="24"/>
        </w:rPr>
      </w:pPr>
    </w:p>
    <w:p w14:paraId="1A2A4DF8" w14:textId="384D1F5F" w:rsidR="00713F3B" w:rsidRPr="00713F3B" w:rsidRDefault="00713F3B" w:rsidP="00713F3B">
      <w:pPr>
        <w:spacing w:after="120"/>
        <w:rPr>
          <w:b/>
          <w:bCs/>
          <w:color w:val="0D0D0D" w:themeColor="text1" w:themeTint="F2"/>
          <w:sz w:val="24"/>
          <w:szCs w:val="24"/>
        </w:rPr>
      </w:pPr>
      <w:r w:rsidRPr="00713F3B">
        <w:rPr>
          <w:b/>
          <w:bCs/>
          <w:noProof/>
          <w:color w:val="0D0D0D" w:themeColor="text1" w:themeTint="F2"/>
          <w:sz w:val="24"/>
          <w:szCs w:val="24"/>
        </w:rPr>
        <w:lastRenderedPageBreak/>
        <w:drawing>
          <wp:inline distT="0" distB="0" distL="0" distR="0" wp14:anchorId="07170BBF" wp14:editId="15AA10A4">
            <wp:extent cx="5128260" cy="4800600"/>
            <wp:effectExtent l="0" t="0" r="0" b="0"/>
            <wp:docPr id="144391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8260" cy="4800600"/>
                    </a:xfrm>
                    <a:prstGeom prst="rect">
                      <a:avLst/>
                    </a:prstGeom>
                    <a:noFill/>
                    <a:ln>
                      <a:noFill/>
                    </a:ln>
                  </pic:spPr>
                </pic:pic>
              </a:graphicData>
            </a:graphic>
          </wp:inline>
        </w:drawing>
      </w:r>
    </w:p>
    <w:p w14:paraId="26292718" w14:textId="77777777" w:rsidR="00713F3B" w:rsidRPr="00864B4B" w:rsidRDefault="00713F3B" w:rsidP="00864B4B">
      <w:pPr>
        <w:spacing w:after="120"/>
        <w:rPr>
          <w:b/>
          <w:bCs/>
          <w:color w:val="0D0D0D" w:themeColor="text1" w:themeTint="F2"/>
          <w:sz w:val="24"/>
          <w:szCs w:val="24"/>
        </w:rPr>
      </w:pPr>
    </w:p>
    <w:p w14:paraId="435FBC80" w14:textId="77777777" w:rsidR="00882CBD" w:rsidRPr="00754FDD" w:rsidRDefault="00882CBD" w:rsidP="00754FDD">
      <w:pPr>
        <w:spacing w:after="120"/>
        <w:rPr>
          <w:b/>
          <w:bCs/>
          <w:color w:val="0D0D0D" w:themeColor="text1" w:themeTint="F2"/>
          <w:sz w:val="24"/>
          <w:szCs w:val="24"/>
        </w:rPr>
      </w:pPr>
    </w:p>
    <w:p w14:paraId="0E56EA3B" w14:textId="19A5DCB8" w:rsidR="00352D0B" w:rsidRDefault="00710DB1" w:rsidP="00637591">
      <w:pPr>
        <w:spacing w:after="120"/>
        <w:rPr>
          <w:b/>
          <w:bCs/>
          <w:color w:val="0D0D0D" w:themeColor="text1" w:themeTint="F2"/>
          <w:sz w:val="24"/>
          <w:szCs w:val="24"/>
        </w:rPr>
      </w:pPr>
      <w:r w:rsidRPr="00DC01E3">
        <w:rPr>
          <w:b/>
          <w:bCs/>
          <w:color w:val="0D0D0D" w:themeColor="text1" w:themeTint="F2"/>
          <w:sz w:val="28"/>
          <w:szCs w:val="28"/>
        </w:rPr>
        <w:t>Explanation</w:t>
      </w:r>
      <w:r w:rsidRPr="00710DB1">
        <w:rPr>
          <w:b/>
          <w:bCs/>
          <w:color w:val="0D0D0D" w:themeColor="text1" w:themeTint="F2"/>
          <w:sz w:val="24"/>
          <w:szCs w:val="24"/>
        </w:rPr>
        <w:t>:</w:t>
      </w:r>
      <w:r w:rsidRPr="00710DB1">
        <w:rPr>
          <w:b/>
          <w:bCs/>
          <w:color w:val="0D0D0D" w:themeColor="text1" w:themeTint="F2"/>
          <w:sz w:val="24"/>
          <w:szCs w:val="24"/>
        </w:rPr>
        <w:br/>
      </w:r>
      <w:r w:rsidRPr="009E4418">
        <w:rPr>
          <w:color w:val="0D0D0D" w:themeColor="text1" w:themeTint="F2"/>
          <w:sz w:val="24"/>
          <w:szCs w:val="24"/>
        </w:rPr>
        <w:t>Grouping by vehicle type and drop location, then summing booking values, shows which routes and vehicles generate the most money. This helps identify profitable service areas.</w:t>
      </w:r>
    </w:p>
    <w:p w14:paraId="439570DF" w14:textId="77777777" w:rsidR="002A6BA1" w:rsidRDefault="002A6BA1" w:rsidP="00637591">
      <w:pPr>
        <w:spacing w:after="120"/>
        <w:rPr>
          <w:b/>
          <w:bCs/>
          <w:color w:val="0D0D0D" w:themeColor="text1" w:themeTint="F2"/>
          <w:sz w:val="24"/>
          <w:szCs w:val="24"/>
        </w:rPr>
      </w:pPr>
    </w:p>
    <w:p w14:paraId="4AC05BE5" w14:textId="77777777" w:rsidR="002A6BA1" w:rsidRDefault="002A6BA1" w:rsidP="00637591">
      <w:pPr>
        <w:spacing w:after="120"/>
        <w:rPr>
          <w:b/>
          <w:bCs/>
          <w:color w:val="0D0D0D" w:themeColor="text1" w:themeTint="F2"/>
          <w:sz w:val="24"/>
          <w:szCs w:val="24"/>
        </w:rPr>
      </w:pPr>
    </w:p>
    <w:p w14:paraId="078D1A27" w14:textId="5A42DC56" w:rsidR="007B38D4" w:rsidRPr="009E4418" w:rsidRDefault="00082575" w:rsidP="007B38D4">
      <w:pPr>
        <w:spacing w:after="120"/>
        <w:rPr>
          <w:b/>
          <w:bCs/>
          <w:color w:val="EE0000"/>
          <w:sz w:val="28"/>
          <w:szCs w:val="28"/>
        </w:rPr>
      </w:pPr>
      <w:r w:rsidRPr="009E4418">
        <w:rPr>
          <w:b/>
          <w:bCs/>
          <w:i/>
          <w:iCs/>
          <w:color w:val="EE0000"/>
          <w:sz w:val="28"/>
          <w:szCs w:val="28"/>
        </w:rPr>
        <w:t>M7]</w:t>
      </w:r>
      <w:r w:rsidR="003F0703" w:rsidRPr="009E4418">
        <w:rPr>
          <w:b/>
          <w:bCs/>
          <w:i/>
          <w:iCs/>
          <w:color w:val="EE0000"/>
          <w:sz w:val="28"/>
          <w:szCs w:val="28"/>
        </w:rPr>
        <w:t xml:space="preserve"> </w:t>
      </w:r>
      <w:r w:rsidR="007B38D4" w:rsidRPr="009E4418">
        <w:rPr>
          <w:b/>
          <w:bCs/>
          <w:i/>
          <w:iCs/>
          <w:color w:val="EE0000"/>
          <w:sz w:val="28"/>
          <w:szCs w:val="28"/>
        </w:rPr>
        <w:t>Which vehicle type and payment method combination gives the highest booking value?</w:t>
      </w:r>
    </w:p>
    <w:p w14:paraId="4B30EF08" w14:textId="517AB046" w:rsidR="007B38D4" w:rsidRPr="007B38D4" w:rsidRDefault="007B38D4" w:rsidP="007B38D4">
      <w:pPr>
        <w:spacing w:after="120"/>
        <w:rPr>
          <w:b/>
          <w:bCs/>
          <w:color w:val="0D0D0D" w:themeColor="text1" w:themeTint="F2"/>
          <w:sz w:val="24"/>
          <w:szCs w:val="24"/>
        </w:rPr>
      </w:pPr>
      <w:r w:rsidRPr="00846150">
        <w:rPr>
          <w:b/>
          <w:bCs/>
          <w:color w:val="0D0D0D" w:themeColor="text1" w:themeTint="F2"/>
          <w:sz w:val="28"/>
          <w:szCs w:val="28"/>
        </w:rPr>
        <w:t xml:space="preserve">Answer </w:t>
      </w:r>
      <w:r w:rsidR="003F0703" w:rsidRPr="00846150">
        <w:rPr>
          <w:b/>
          <w:bCs/>
          <w:color w:val="0D0D0D" w:themeColor="text1" w:themeTint="F2"/>
          <w:sz w:val="28"/>
          <w:szCs w:val="28"/>
        </w:rPr>
        <w:t>:</w:t>
      </w:r>
      <w:r w:rsidRPr="007B38D4">
        <w:rPr>
          <w:b/>
          <w:bCs/>
          <w:color w:val="0D0D0D" w:themeColor="text1" w:themeTint="F2"/>
          <w:sz w:val="24"/>
          <w:szCs w:val="24"/>
        </w:rPr>
        <w:br/>
        <w:t>The combination E-Bike &amp; Wallet gives the highest average booking value (1057.28).</w:t>
      </w:r>
    </w:p>
    <w:p w14:paraId="2F4EEDD5" w14:textId="77777777" w:rsidR="007B38D4" w:rsidRDefault="007B38D4" w:rsidP="007B38D4">
      <w:pPr>
        <w:spacing w:after="120"/>
        <w:rPr>
          <w:b/>
          <w:bCs/>
          <w:color w:val="0D0D0D" w:themeColor="text1" w:themeTint="F2"/>
          <w:sz w:val="24"/>
          <w:szCs w:val="24"/>
        </w:rPr>
      </w:pPr>
      <w:r w:rsidRPr="002C30F8">
        <w:rPr>
          <w:b/>
          <w:bCs/>
          <w:color w:val="0D0D0D" w:themeColor="text1" w:themeTint="F2"/>
          <w:sz w:val="28"/>
          <w:szCs w:val="28"/>
        </w:rPr>
        <w:t>Explanation</w:t>
      </w:r>
      <w:r w:rsidRPr="007B38D4">
        <w:rPr>
          <w:b/>
          <w:bCs/>
          <w:color w:val="0D0D0D" w:themeColor="text1" w:themeTint="F2"/>
          <w:sz w:val="24"/>
          <w:szCs w:val="24"/>
        </w:rPr>
        <w:t>:</w:t>
      </w:r>
      <w:r w:rsidRPr="007B38D4">
        <w:rPr>
          <w:b/>
          <w:bCs/>
          <w:color w:val="0D0D0D" w:themeColor="text1" w:themeTint="F2"/>
          <w:sz w:val="24"/>
          <w:szCs w:val="24"/>
        </w:rPr>
        <w:br/>
      </w:r>
      <w:r w:rsidRPr="00846150">
        <w:rPr>
          <w:color w:val="0D0D0D" w:themeColor="text1" w:themeTint="F2"/>
          <w:sz w:val="24"/>
          <w:szCs w:val="24"/>
        </w:rPr>
        <w:t>By grouping the data on both vehicle type and payment method, we can compare how different combinations affect customer spending. Wallet payments for E-Bikes stand out as the most expensive on average, showing that both transport choice and payment mode influence booking value.</w:t>
      </w:r>
    </w:p>
    <w:p w14:paraId="77263029" w14:textId="3714A3A5" w:rsidR="00EB02BF" w:rsidRPr="00DC01E3" w:rsidRDefault="00981D11" w:rsidP="007B38D4">
      <w:pPr>
        <w:spacing w:after="120"/>
        <w:rPr>
          <w:b/>
          <w:bCs/>
          <w:color w:val="EE0000"/>
          <w:sz w:val="28"/>
          <w:szCs w:val="28"/>
        </w:rPr>
      </w:pPr>
      <w:r w:rsidRPr="00DC01E3">
        <w:rPr>
          <w:b/>
          <w:bCs/>
          <w:color w:val="EE0000"/>
          <w:sz w:val="28"/>
          <w:szCs w:val="28"/>
        </w:rPr>
        <w:lastRenderedPageBreak/>
        <w:t>M8] On which date did Auto rides succeed the most?</w:t>
      </w:r>
    </w:p>
    <w:p w14:paraId="61242EEC" w14:textId="14ADF33C" w:rsidR="000B017B" w:rsidRPr="000B017B" w:rsidRDefault="000B017B" w:rsidP="000B017B">
      <w:pPr>
        <w:spacing w:after="120"/>
        <w:rPr>
          <w:b/>
          <w:bCs/>
          <w:color w:val="0D0D0D" w:themeColor="text1" w:themeTint="F2"/>
          <w:sz w:val="24"/>
          <w:szCs w:val="24"/>
        </w:rPr>
      </w:pPr>
      <w:r w:rsidRPr="00DC01E3">
        <w:rPr>
          <w:b/>
          <w:bCs/>
          <w:color w:val="0D0D0D" w:themeColor="text1" w:themeTint="F2"/>
          <w:sz w:val="28"/>
          <w:szCs w:val="28"/>
        </w:rPr>
        <w:t>Answer</w:t>
      </w:r>
      <w:r w:rsidRPr="000B017B">
        <w:rPr>
          <w:b/>
          <w:bCs/>
          <w:color w:val="0D0D0D" w:themeColor="text1" w:themeTint="F2"/>
          <w:sz w:val="24"/>
          <w:szCs w:val="24"/>
        </w:rPr>
        <w:t xml:space="preserve"> :</w:t>
      </w:r>
      <w:r w:rsidR="00DC01E3">
        <w:rPr>
          <w:b/>
          <w:bCs/>
          <w:color w:val="0D0D0D" w:themeColor="text1" w:themeTint="F2"/>
          <w:sz w:val="24"/>
          <w:szCs w:val="24"/>
        </w:rPr>
        <w:t xml:space="preserve"> </w:t>
      </w:r>
      <w:r w:rsidRPr="00846150">
        <w:rPr>
          <w:color w:val="0D0D0D" w:themeColor="text1" w:themeTint="F2"/>
          <w:sz w:val="24"/>
          <w:szCs w:val="24"/>
        </w:rPr>
        <w:t xml:space="preserve">Auto rides had the highest number of successful rides on </w:t>
      </w:r>
      <w:r w:rsidR="00E3478E" w:rsidRPr="00846150">
        <w:rPr>
          <w:color w:val="0D0D0D" w:themeColor="text1" w:themeTint="F2"/>
          <w:sz w:val="24"/>
          <w:szCs w:val="24"/>
        </w:rPr>
        <w:t>12-01-2024</w:t>
      </w:r>
      <w:r w:rsidRPr="00846150">
        <w:rPr>
          <w:color w:val="0D0D0D" w:themeColor="text1" w:themeTint="F2"/>
          <w:sz w:val="24"/>
          <w:szCs w:val="24"/>
        </w:rPr>
        <w:t>.</w:t>
      </w:r>
    </w:p>
    <w:p w14:paraId="4428F704" w14:textId="77777777" w:rsidR="000B017B" w:rsidRDefault="000B017B" w:rsidP="000B017B">
      <w:pPr>
        <w:spacing w:after="120"/>
        <w:rPr>
          <w:b/>
          <w:bCs/>
          <w:color w:val="0D0D0D" w:themeColor="text1" w:themeTint="F2"/>
          <w:sz w:val="24"/>
          <w:szCs w:val="24"/>
        </w:rPr>
      </w:pPr>
      <w:r w:rsidRPr="002C30F8">
        <w:rPr>
          <w:b/>
          <w:bCs/>
          <w:color w:val="0D0D0D" w:themeColor="text1" w:themeTint="F2"/>
          <w:sz w:val="28"/>
          <w:szCs w:val="28"/>
        </w:rPr>
        <w:t>Explanation:</w:t>
      </w:r>
      <w:r w:rsidRPr="000B017B">
        <w:rPr>
          <w:b/>
          <w:bCs/>
          <w:color w:val="0D0D0D" w:themeColor="text1" w:themeTint="F2"/>
          <w:sz w:val="24"/>
          <w:szCs w:val="24"/>
        </w:rPr>
        <w:br/>
      </w:r>
      <w:r w:rsidRPr="002C30F8">
        <w:rPr>
          <w:color w:val="0D0D0D" w:themeColor="text1" w:themeTint="F2"/>
          <w:sz w:val="24"/>
          <w:szCs w:val="24"/>
        </w:rPr>
        <w:t>By filtering only Auto rides with Booking Status = Success and grouping by date, we can identify the day when customers used Auto the most successfully. This helps in spotting peak demand days for a specific vehicle type.</w:t>
      </w:r>
    </w:p>
    <w:p w14:paraId="46F2E5FC" w14:textId="77777777" w:rsidR="00E3478E" w:rsidRDefault="00E3478E" w:rsidP="000B017B">
      <w:pPr>
        <w:spacing w:after="120"/>
        <w:rPr>
          <w:b/>
          <w:bCs/>
          <w:color w:val="0D0D0D" w:themeColor="text1" w:themeTint="F2"/>
          <w:sz w:val="24"/>
          <w:szCs w:val="24"/>
        </w:rPr>
      </w:pPr>
    </w:p>
    <w:p w14:paraId="0754B765" w14:textId="3A8799ED" w:rsidR="00537F04" w:rsidRPr="009A7C28" w:rsidRDefault="00537F04" w:rsidP="00537F04">
      <w:pPr>
        <w:spacing w:after="120"/>
        <w:rPr>
          <w:b/>
          <w:bCs/>
          <w:color w:val="EE0000"/>
          <w:sz w:val="28"/>
          <w:szCs w:val="28"/>
        </w:rPr>
      </w:pPr>
      <w:r w:rsidRPr="009A7C28">
        <w:rPr>
          <w:b/>
          <w:bCs/>
          <w:color w:val="EE0000"/>
          <w:sz w:val="28"/>
          <w:szCs w:val="28"/>
        </w:rPr>
        <w:t>M9] Which vehicle type and pickup location pair has the longest average ride distance?</w:t>
      </w:r>
    </w:p>
    <w:p w14:paraId="580C5A28" w14:textId="5C3DE2F5" w:rsidR="00537F04" w:rsidRPr="009A7C28" w:rsidRDefault="00537F04" w:rsidP="00537F04">
      <w:pPr>
        <w:spacing w:after="120"/>
        <w:rPr>
          <w:color w:val="0D0D0D" w:themeColor="text1" w:themeTint="F2"/>
          <w:sz w:val="24"/>
          <w:szCs w:val="24"/>
        </w:rPr>
      </w:pPr>
      <w:r w:rsidRPr="009A7C28">
        <w:rPr>
          <w:b/>
          <w:bCs/>
          <w:color w:val="0D0D0D" w:themeColor="text1" w:themeTint="F2"/>
          <w:sz w:val="28"/>
          <w:szCs w:val="28"/>
        </w:rPr>
        <w:t>Answer :</w:t>
      </w:r>
      <w:r w:rsidRPr="009A7C28">
        <w:rPr>
          <w:color w:val="0D0D0D" w:themeColor="text1" w:themeTint="F2"/>
          <w:sz w:val="24"/>
          <w:szCs w:val="24"/>
        </w:rPr>
        <w:t>The pair Prime Sedan from MG Road shows the longest average ride distance.</w:t>
      </w:r>
    </w:p>
    <w:p w14:paraId="6CEBA0C5" w14:textId="77777777" w:rsidR="00537F04" w:rsidRDefault="00537F04" w:rsidP="00537F04">
      <w:pPr>
        <w:spacing w:after="120"/>
        <w:rPr>
          <w:b/>
          <w:bCs/>
          <w:color w:val="0D0D0D" w:themeColor="text1" w:themeTint="F2"/>
          <w:sz w:val="24"/>
          <w:szCs w:val="24"/>
        </w:rPr>
      </w:pPr>
      <w:r w:rsidRPr="009A7C28">
        <w:rPr>
          <w:b/>
          <w:bCs/>
          <w:color w:val="0D0D0D" w:themeColor="text1" w:themeTint="F2"/>
          <w:sz w:val="28"/>
          <w:szCs w:val="28"/>
        </w:rPr>
        <w:t>Explanation:</w:t>
      </w:r>
      <w:r w:rsidRPr="00537F04">
        <w:rPr>
          <w:b/>
          <w:bCs/>
          <w:color w:val="0D0D0D" w:themeColor="text1" w:themeTint="F2"/>
          <w:sz w:val="24"/>
          <w:szCs w:val="24"/>
        </w:rPr>
        <w:br/>
      </w:r>
      <w:r w:rsidRPr="009A7C28">
        <w:rPr>
          <w:color w:val="0D0D0D" w:themeColor="text1" w:themeTint="F2"/>
          <w:sz w:val="24"/>
          <w:szCs w:val="24"/>
        </w:rPr>
        <w:t>By grouping the dataset on vehicle type and pickup location, then calculating the mean ride distance, we can find where passengers usually travel the farthest. This helps in identifying areas where longer trips are common, useful for pricing and demand analysis.</w:t>
      </w:r>
    </w:p>
    <w:p w14:paraId="1AC8150B" w14:textId="77777777" w:rsidR="00386472" w:rsidRDefault="00386472" w:rsidP="00537F04">
      <w:pPr>
        <w:spacing w:after="120"/>
        <w:rPr>
          <w:b/>
          <w:bCs/>
          <w:color w:val="0D0D0D" w:themeColor="text1" w:themeTint="F2"/>
          <w:sz w:val="24"/>
          <w:szCs w:val="24"/>
        </w:rPr>
      </w:pPr>
    </w:p>
    <w:p w14:paraId="0F442CAD" w14:textId="312BDB67" w:rsidR="001056D2" w:rsidRPr="009A7C28" w:rsidRDefault="001056D2" w:rsidP="001056D2">
      <w:pPr>
        <w:spacing w:after="120"/>
        <w:rPr>
          <w:b/>
          <w:bCs/>
          <w:color w:val="EE0000"/>
          <w:sz w:val="28"/>
          <w:szCs w:val="28"/>
        </w:rPr>
      </w:pPr>
      <w:r w:rsidRPr="009A7C28">
        <w:rPr>
          <w:b/>
          <w:bCs/>
          <w:color w:val="EE0000"/>
          <w:sz w:val="28"/>
          <w:szCs w:val="28"/>
        </w:rPr>
        <w:t>M10] How do ride distance and payment method together affect the average driver ratings?</w:t>
      </w:r>
    </w:p>
    <w:p w14:paraId="05FACEB8" w14:textId="0694157D" w:rsidR="001056D2" w:rsidRPr="00DC01E3" w:rsidRDefault="001056D2" w:rsidP="001056D2">
      <w:pPr>
        <w:spacing w:after="120"/>
        <w:rPr>
          <w:b/>
          <w:bCs/>
          <w:color w:val="0D0D0D" w:themeColor="text1" w:themeTint="F2"/>
          <w:sz w:val="28"/>
          <w:szCs w:val="28"/>
        </w:rPr>
      </w:pPr>
      <w:r w:rsidRPr="009A7C28">
        <w:rPr>
          <w:b/>
          <w:bCs/>
          <w:color w:val="0D0D0D" w:themeColor="text1" w:themeTint="F2"/>
          <w:sz w:val="28"/>
          <w:szCs w:val="28"/>
        </w:rPr>
        <w:t>Answer :</w:t>
      </w:r>
      <w:r w:rsidR="00DC01E3">
        <w:rPr>
          <w:b/>
          <w:bCs/>
          <w:color w:val="0D0D0D" w:themeColor="text1" w:themeTint="F2"/>
          <w:sz w:val="28"/>
          <w:szCs w:val="28"/>
        </w:rPr>
        <w:t xml:space="preserve"> </w:t>
      </w:r>
      <w:r w:rsidRPr="009A7C28">
        <w:rPr>
          <w:color w:val="0D0D0D" w:themeColor="text1" w:themeTint="F2"/>
          <w:sz w:val="24"/>
          <w:szCs w:val="24"/>
        </w:rPr>
        <w:t>Short-distance rides paid via UPI have the highest average driver ratings.</w:t>
      </w:r>
    </w:p>
    <w:p w14:paraId="01D911D5" w14:textId="77777777" w:rsidR="001056D2" w:rsidRPr="009A7C28" w:rsidRDefault="001056D2" w:rsidP="001056D2">
      <w:pPr>
        <w:spacing w:after="120"/>
        <w:rPr>
          <w:b/>
          <w:bCs/>
          <w:color w:val="0D0D0D" w:themeColor="text1" w:themeTint="F2"/>
          <w:sz w:val="28"/>
          <w:szCs w:val="28"/>
        </w:rPr>
      </w:pPr>
      <w:r w:rsidRPr="009A7C28">
        <w:rPr>
          <w:b/>
          <w:bCs/>
          <w:color w:val="0D0D0D" w:themeColor="text1" w:themeTint="F2"/>
          <w:sz w:val="28"/>
          <w:szCs w:val="28"/>
        </w:rPr>
        <w:t>Explanation:</w:t>
      </w:r>
    </w:p>
    <w:p w14:paraId="7F8DD990" w14:textId="77777777" w:rsidR="001056D2" w:rsidRPr="009A7C28" w:rsidRDefault="001056D2" w:rsidP="001056D2">
      <w:pPr>
        <w:spacing w:after="120"/>
        <w:rPr>
          <w:color w:val="0D0D0D" w:themeColor="text1" w:themeTint="F2"/>
          <w:sz w:val="24"/>
          <w:szCs w:val="24"/>
        </w:rPr>
      </w:pPr>
      <w:r w:rsidRPr="009A7C28">
        <w:rPr>
          <w:color w:val="0D0D0D" w:themeColor="text1" w:themeTint="F2"/>
          <w:sz w:val="24"/>
          <w:szCs w:val="24"/>
        </w:rPr>
        <w:t>By grouping the data by ride distance and payment method and then averaging driver ratings, we can see how trip length and payment choice influence driver satisfaction. The pattern suggests that shorter trips with seamless payment options (like UPI) tend to receive better ratings, while longer trips or cash payments may slightly lower ratings.</w:t>
      </w:r>
    </w:p>
    <w:p w14:paraId="776225F0" w14:textId="77777777" w:rsidR="001F1F5F" w:rsidRDefault="001F1F5F" w:rsidP="001056D2">
      <w:pPr>
        <w:spacing w:after="120"/>
        <w:rPr>
          <w:b/>
          <w:bCs/>
          <w:color w:val="0D0D0D" w:themeColor="text1" w:themeTint="F2"/>
          <w:sz w:val="24"/>
          <w:szCs w:val="24"/>
        </w:rPr>
      </w:pPr>
    </w:p>
    <w:p w14:paraId="694F72D7" w14:textId="3A38E31F" w:rsidR="009C6CBE" w:rsidRPr="00567FD4" w:rsidRDefault="001F1F5F" w:rsidP="009C6CBE">
      <w:pPr>
        <w:spacing w:after="120"/>
        <w:rPr>
          <w:b/>
          <w:bCs/>
          <w:color w:val="EE0000"/>
          <w:sz w:val="28"/>
          <w:szCs w:val="28"/>
        </w:rPr>
      </w:pPr>
      <w:r w:rsidRPr="00567FD4">
        <w:rPr>
          <w:b/>
          <w:bCs/>
          <w:color w:val="EE0000"/>
          <w:sz w:val="28"/>
          <w:szCs w:val="28"/>
        </w:rPr>
        <w:t>M11]</w:t>
      </w:r>
      <w:r w:rsidR="009C6CBE" w:rsidRPr="00567FD4">
        <w:rPr>
          <w:rFonts w:ascii="Times New Roman" w:eastAsia="Times New Roman" w:hAnsi="Times New Roman" w:cs="Times New Roman"/>
          <w:color w:val="EE0000"/>
          <w:kern w:val="0"/>
          <w:sz w:val="28"/>
          <w:szCs w:val="28"/>
          <w:lang w:eastAsia="en-IN"/>
          <w14:ligatures w14:val="none"/>
        </w:rPr>
        <w:t xml:space="preserve"> </w:t>
      </w:r>
      <w:r w:rsidR="009C6CBE" w:rsidRPr="00567FD4">
        <w:rPr>
          <w:b/>
          <w:bCs/>
          <w:color w:val="EE0000"/>
          <w:sz w:val="28"/>
          <w:szCs w:val="28"/>
        </w:rPr>
        <w:t>Which pickup and drop location pair has the highest average booking value?</w:t>
      </w:r>
    </w:p>
    <w:p w14:paraId="27F59712" w14:textId="473D99F3" w:rsidR="009C6CBE" w:rsidRPr="009C6CBE" w:rsidRDefault="009C6CBE" w:rsidP="009C6CBE">
      <w:pPr>
        <w:spacing w:after="120"/>
        <w:rPr>
          <w:b/>
          <w:bCs/>
          <w:i/>
          <w:iCs/>
          <w:color w:val="0D0D0D" w:themeColor="text1" w:themeTint="F2"/>
          <w:sz w:val="24"/>
          <w:szCs w:val="24"/>
        </w:rPr>
      </w:pPr>
      <w:r w:rsidRPr="00567FD4">
        <w:rPr>
          <w:b/>
          <w:bCs/>
          <w:color w:val="0D0D0D" w:themeColor="text1" w:themeTint="F2"/>
          <w:sz w:val="28"/>
          <w:szCs w:val="28"/>
        </w:rPr>
        <w:t>Answer</w:t>
      </w:r>
      <w:r w:rsidRPr="009C6CBE">
        <w:rPr>
          <w:b/>
          <w:bCs/>
          <w:i/>
          <w:iCs/>
          <w:color w:val="0D0D0D" w:themeColor="text1" w:themeTint="F2"/>
          <w:sz w:val="24"/>
          <w:szCs w:val="24"/>
        </w:rPr>
        <w:t>:</w:t>
      </w:r>
      <w:r w:rsidR="00DC01E3">
        <w:rPr>
          <w:b/>
          <w:bCs/>
          <w:i/>
          <w:iCs/>
          <w:color w:val="0D0D0D" w:themeColor="text1" w:themeTint="F2"/>
          <w:sz w:val="24"/>
          <w:szCs w:val="24"/>
        </w:rPr>
        <w:t xml:space="preserve"> </w:t>
      </w:r>
      <w:r w:rsidRPr="00567FD4">
        <w:rPr>
          <w:color w:val="0D0D0D" w:themeColor="text1" w:themeTint="F2"/>
          <w:sz w:val="24"/>
          <w:szCs w:val="24"/>
        </w:rPr>
        <w:t>The pair Area-26 → Area-33 has the highest average booking value (1654.05).</w:t>
      </w:r>
    </w:p>
    <w:p w14:paraId="13B155C6" w14:textId="5C1C28AC" w:rsidR="009C6CBE" w:rsidRDefault="009C6CBE" w:rsidP="009C6CBE">
      <w:pPr>
        <w:spacing w:after="120"/>
        <w:rPr>
          <w:b/>
          <w:bCs/>
          <w:i/>
          <w:iCs/>
          <w:color w:val="0D0D0D" w:themeColor="text1" w:themeTint="F2"/>
          <w:sz w:val="24"/>
          <w:szCs w:val="24"/>
        </w:rPr>
      </w:pPr>
      <w:r w:rsidRPr="00567FD4">
        <w:rPr>
          <w:b/>
          <w:bCs/>
          <w:color w:val="0D0D0D" w:themeColor="text1" w:themeTint="F2"/>
          <w:sz w:val="28"/>
          <w:szCs w:val="28"/>
        </w:rPr>
        <w:t>Explanation:</w:t>
      </w:r>
      <w:r w:rsidR="00DC01E3">
        <w:rPr>
          <w:b/>
          <w:bCs/>
          <w:i/>
          <w:iCs/>
          <w:color w:val="0D0D0D" w:themeColor="text1" w:themeTint="F2"/>
          <w:sz w:val="24"/>
          <w:szCs w:val="24"/>
        </w:rPr>
        <w:t xml:space="preserve"> </w:t>
      </w:r>
      <w:r w:rsidRPr="00567FD4">
        <w:rPr>
          <w:color w:val="0D0D0D" w:themeColor="text1" w:themeTint="F2"/>
          <w:sz w:val="24"/>
          <w:szCs w:val="24"/>
        </w:rPr>
        <w:t>By grouping the rides by pickup and drop locations and calculating the average booking value, we see that trips from Area-26 to Area-33 are the most expensive on average. This highlights a premium route where customers pay the most per ride.</w:t>
      </w:r>
    </w:p>
    <w:p w14:paraId="1C2279A5" w14:textId="77777777" w:rsidR="009C6CBE" w:rsidRDefault="009C6CBE" w:rsidP="009C6CBE">
      <w:pPr>
        <w:spacing w:after="120"/>
        <w:rPr>
          <w:b/>
          <w:bCs/>
          <w:i/>
          <w:iCs/>
          <w:color w:val="0D0D0D" w:themeColor="text1" w:themeTint="F2"/>
          <w:sz w:val="24"/>
          <w:szCs w:val="24"/>
        </w:rPr>
      </w:pPr>
    </w:p>
    <w:p w14:paraId="3E56A5DE" w14:textId="77777777" w:rsidR="00F03EB9" w:rsidRDefault="00F03EB9" w:rsidP="00F03EB9">
      <w:pPr>
        <w:spacing w:after="120"/>
        <w:rPr>
          <w:b/>
          <w:bCs/>
          <w:i/>
          <w:iCs/>
          <w:color w:val="0D0D0D" w:themeColor="text1" w:themeTint="F2"/>
          <w:sz w:val="24"/>
          <w:szCs w:val="24"/>
        </w:rPr>
      </w:pPr>
    </w:p>
    <w:p w14:paraId="5A26E952" w14:textId="77777777" w:rsidR="00F03EB9" w:rsidRDefault="00F03EB9" w:rsidP="00F03EB9">
      <w:pPr>
        <w:spacing w:after="120"/>
        <w:rPr>
          <w:b/>
          <w:bCs/>
          <w:i/>
          <w:iCs/>
          <w:color w:val="0D0D0D" w:themeColor="text1" w:themeTint="F2"/>
          <w:sz w:val="24"/>
          <w:szCs w:val="24"/>
        </w:rPr>
      </w:pPr>
    </w:p>
    <w:p w14:paraId="754BB20A" w14:textId="01BB59FE" w:rsidR="00F03EB9" w:rsidRPr="00567FD4" w:rsidRDefault="00F03EB9" w:rsidP="00F03EB9">
      <w:pPr>
        <w:spacing w:after="120"/>
        <w:rPr>
          <w:b/>
          <w:bCs/>
          <w:color w:val="EE0000"/>
          <w:sz w:val="28"/>
          <w:szCs w:val="28"/>
        </w:rPr>
      </w:pPr>
      <w:r w:rsidRPr="00567FD4">
        <w:rPr>
          <w:b/>
          <w:bCs/>
          <w:color w:val="EE0000"/>
          <w:sz w:val="28"/>
          <w:szCs w:val="28"/>
        </w:rPr>
        <w:lastRenderedPageBreak/>
        <w:t>M12] Which combination of customer rating and vehicle type has the highest booking value?</w:t>
      </w:r>
    </w:p>
    <w:p w14:paraId="7B4BB844" w14:textId="573C1743" w:rsidR="00F03EB9" w:rsidRPr="00567FD4" w:rsidRDefault="00F03EB9" w:rsidP="00F03EB9">
      <w:pPr>
        <w:spacing w:after="120"/>
        <w:rPr>
          <w:color w:val="0D0D0D" w:themeColor="text1" w:themeTint="F2"/>
          <w:sz w:val="24"/>
          <w:szCs w:val="24"/>
        </w:rPr>
      </w:pPr>
      <w:r w:rsidRPr="00567FD4">
        <w:rPr>
          <w:b/>
          <w:bCs/>
          <w:color w:val="0D0D0D" w:themeColor="text1" w:themeTint="F2"/>
          <w:sz w:val="28"/>
          <w:szCs w:val="28"/>
        </w:rPr>
        <w:t>Answer :</w:t>
      </w:r>
      <w:r w:rsidRPr="00567FD4">
        <w:rPr>
          <w:color w:val="0D0D0D" w:themeColor="text1" w:themeTint="F2"/>
          <w:sz w:val="24"/>
          <w:szCs w:val="24"/>
        </w:rPr>
        <w:t xml:space="preserve"> The pair Customer Rating = 3.0 with Auto has the highest booking value.</w:t>
      </w:r>
    </w:p>
    <w:p w14:paraId="22E911D3" w14:textId="77777777" w:rsidR="00F03EB9" w:rsidRPr="00567FD4" w:rsidRDefault="00F03EB9" w:rsidP="00F03EB9">
      <w:pPr>
        <w:spacing w:after="120"/>
        <w:rPr>
          <w:b/>
          <w:bCs/>
          <w:color w:val="0D0D0D" w:themeColor="text1" w:themeTint="F2"/>
          <w:sz w:val="28"/>
          <w:szCs w:val="28"/>
        </w:rPr>
      </w:pPr>
      <w:r w:rsidRPr="00567FD4">
        <w:rPr>
          <w:b/>
          <w:bCs/>
          <w:color w:val="0D0D0D" w:themeColor="text1" w:themeTint="F2"/>
          <w:sz w:val="28"/>
          <w:szCs w:val="28"/>
        </w:rPr>
        <w:t>Explanation:</w:t>
      </w:r>
    </w:p>
    <w:p w14:paraId="625D8EB6" w14:textId="77777777" w:rsidR="00F03EB9" w:rsidRPr="00567FD4" w:rsidRDefault="00F03EB9" w:rsidP="00F03EB9">
      <w:pPr>
        <w:spacing w:after="120"/>
        <w:rPr>
          <w:color w:val="0D0D0D" w:themeColor="text1" w:themeTint="F2"/>
          <w:sz w:val="24"/>
          <w:szCs w:val="24"/>
        </w:rPr>
      </w:pPr>
      <w:r w:rsidRPr="00567FD4">
        <w:rPr>
          <w:color w:val="0D0D0D" w:themeColor="text1" w:themeTint="F2"/>
          <w:sz w:val="24"/>
          <w:szCs w:val="24"/>
        </w:rPr>
        <w:t>By grouping rides on customer rating and vehicle type, then checking the booking value, we find that even though the rating is moderate (3.0), Auto rides have the highest booking amount. This shows that high revenue doesn’t always come from the top-rated rides or premium vehicles.</w:t>
      </w:r>
    </w:p>
    <w:p w14:paraId="531E28EC" w14:textId="77777777" w:rsidR="00E10DB3" w:rsidRDefault="00E10DB3" w:rsidP="00F03EB9">
      <w:pPr>
        <w:spacing w:after="120"/>
        <w:rPr>
          <w:b/>
          <w:bCs/>
          <w:i/>
          <w:iCs/>
          <w:color w:val="0D0D0D" w:themeColor="text1" w:themeTint="F2"/>
          <w:sz w:val="24"/>
          <w:szCs w:val="24"/>
        </w:rPr>
      </w:pPr>
    </w:p>
    <w:p w14:paraId="219D535A" w14:textId="1F1B9F4F" w:rsidR="00894BD6" w:rsidRPr="00894BD6" w:rsidRDefault="00894BD6" w:rsidP="00894BD6">
      <w:pPr>
        <w:spacing w:after="120"/>
        <w:rPr>
          <w:b/>
          <w:bCs/>
          <w:color w:val="EE0000"/>
          <w:sz w:val="28"/>
          <w:szCs w:val="28"/>
        </w:rPr>
      </w:pPr>
      <w:r w:rsidRPr="00567FD4">
        <w:rPr>
          <w:b/>
          <w:bCs/>
          <w:color w:val="EE0000"/>
          <w:sz w:val="28"/>
          <w:szCs w:val="28"/>
        </w:rPr>
        <w:t xml:space="preserve">M13] </w:t>
      </w:r>
      <w:r w:rsidRPr="00894BD6">
        <w:rPr>
          <w:b/>
          <w:bCs/>
          <w:color w:val="EE0000"/>
          <w:sz w:val="28"/>
          <w:szCs w:val="28"/>
        </w:rPr>
        <w:t>Which payment method and date pair recorded the most bookings?</w:t>
      </w:r>
    </w:p>
    <w:p w14:paraId="2B935EF7" w14:textId="2AC66452" w:rsidR="00894BD6" w:rsidRPr="00894BD6" w:rsidRDefault="00894BD6" w:rsidP="00894BD6">
      <w:pPr>
        <w:spacing w:after="120"/>
        <w:rPr>
          <w:b/>
          <w:bCs/>
          <w:i/>
          <w:iCs/>
          <w:color w:val="0D0D0D" w:themeColor="text1" w:themeTint="F2"/>
          <w:sz w:val="24"/>
          <w:szCs w:val="24"/>
        </w:rPr>
      </w:pPr>
      <w:r w:rsidRPr="00894BD6">
        <w:rPr>
          <w:b/>
          <w:bCs/>
          <w:color w:val="0D0D0D" w:themeColor="text1" w:themeTint="F2"/>
          <w:sz w:val="28"/>
          <w:szCs w:val="28"/>
        </w:rPr>
        <w:t>Answer:</w:t>
      </w:r>
      <w:r w:rsidR="00DC01E3">
        <w:rPr>
          <w:b/>
          <w:bCs/>
          <w:i/>
          <w:iCs/>
          <w:color w:val="0D0D0D" w:themeColor="text1" w:themeTint="F2"/>
          <w:sz w:val="24"/>
          <w:szCs w:val="24"/>
        </w:rPr>
        <w:t xml:space="preserve"> </w:t>
      </w:r>
      <w:r w:rsidRPr="00894BD6">
        <w:rPr>
          <w:color w:val="0D0D0D" w:themeColor="text1" w:themeTint="F2"/>
          <w:sz w:val="24"/>
          <w:szCs w:val="24"/>
        </w:rPr>
        <w:t>The pair 09-01-2024 with Cash recorded the most bookings (317 rides).</w:t>
      </w:r>
    </w:p>
    <w:p w14:paraId="4FAEF735" w14:textId="77777777" w:rsidR="00894BD6" w:rsidRPr="00567FD4" w:rsidRDefault="00894BD6" w:rsidP="00894BD6">
      <w:pPr>
        <w:spacing w:after="120"/>
        <w:rPr>
          <w:i/>
          <w:iCs/>
          <w:color w:val="0D0D0D" w:themeColor="text1" w:themeTint="F2"/>
          <w:sz w:val="24"/>
          <w:szCs w:val="24"/>
        </w:rPr>
      </w:pPr>
      <w:r w:rsidRPr="00894BD6">
        <w:rPr>
          <w:b/>
          <w:bCs/>
          <w:color w:val="0D0D0D" w:themeColor="text1" w:themeTint="F2"/>
          <w:sz w:val="28"/>
          <w:szCs w:val="28"/>
        </w:rPr>
        <w:t>Explanation:</w:t>
      </w:r>
      <w:r w:rsidRPr="00894BD6">
        <w:rPr>
          <w:b/>
          <w:bCs/>
          <w:i/>
          <w:iCs/>
          <w:color w:val="0D0D0D" w:themeColor="text1" w:themeTint="F2"/>
          <w:sz w:val="24"/>
          <w:szCs w:val="24"/>
        </w:rPr>
        <w:br/>
      </w:r>
      <w:r w:rsidRPr="00894BD6">
        <w:rPr>
          <w:color w:val="0D0D0D" w:themeColor="text1" w:themeTint="F2"/>
          <w:sz w:val="24"/>
          <w:szCs w:val="24"/>
        </w:rPr>
        <w:t>By grouping rides by payment method and date and then counting, we see that Cash payments on 9th Jan 2024 had the highest number of bookings. This highlights that on this date, cash was the most preferred mode of payment among customers.</w:t>
      </w:r>
    </w:p>
    <w:p w14:paraId="6943CBA4" w14:textId="77777777" w:rsidR="00FB5E3A" w:rsidRDefault="00FB5E3A" w:rsidP="00894BD6">
      <w:pPr>
        <w:spacing w:after="120"/>
        <w:rPr>
          <w:b/>
          <w:bCs/>
          <w:i/>
          <w:iCs/>
          <w:color w:val="0D0D0D" w:themeColor="text1" w:themeTint="F2"/>
          <w:sz w:val="24"/>
          <w:szCs w:val="24"/>
        </w:rPr>
      </w:pPr>
    </w:p>
    <w:p w14:paraId="21059AA5" w14:textId="639EF2CD" w:rsidR="00FB5E3A" w:rsidRPr="000578F3" w:rsidRDefault="00FB5E3A" w:rsidP="00FB5E3A">
      <w:pPr>
        <w:spacing w:after="120"/>
        <w:rPr>
          <w:b/>
          <w:bCs/>
          <w:color w:val="EE0000"/>
          <w:sz w:val="28"/>
          <w:szCs w:val="28"/>
        </w:rPr>
      </w:pPr>
      <w:r w:rsidRPr="000578F3">
        <w:rPr>
          <w:b/>
          <w:bCs/>
          <w:color w:val="EE0000"/>
          <w:sz w:val="28"/>
          <w:szCs w:val="28"/>
        </w:rPr>
        <w:t>M14]</w:t>
      </w:r>
      <w:r w:rsidRPr="000578F3">
        <w:rPr>
          <w:rFonts w:ascii="Times New Roman" w:eastAsia="Times New Roman" w:hAnsi="Times New Roman" w:cs="Times New Roman"/>
          <w:color w:val="EE0000"/>
          <w:kern w:val="0"/>
          <w:sz w:val="28"/>
          <w:szCs w:val="28"/>
          <w:lang w:eastAsia="en-IN"/>
          <w14:ligatures w14:val="none"/>
        </w:rPr>
        <w:t xml:space="preserve"> </w:t>
      </w:r>
      <w:r w:rsidRPr="000578F3">
        <w:rPr>
          <w:b/>
          <w:bCs/>
          <w:color w:val="EE0000"/>
          <w:sz w:val="28"/>
          <w:szCs w:val="28"/>
        </w:rPr>
        <w:t>Which vehicle type and drop location pair has the highest average ride distance?</w:t>
      </w:r>
    </w:p>
    <w:p w14:paraId="7BDBBEF6" w14:textId="50241525" w:rsidR="00FB5E3A" w:rsidRPr="00FB5E3A" w:rsidRDefault="00FB5E3A" w:rsidP="00FB5E3A">
      <w:pPr>
        <w:spacing w:after="120"/>
        <w:rPr>
          <w:color w:val="0D0D0D" w:themeColor="text1" w:themeTint="F2"/>
          <w:sz w:val="24"/>
          <w:szCs w:val="24"/>
        </w:rPr>
      </w:pPr>
      <w:r w:rsidRPr="00FB5E3A">
        <w:rPr>
          <w:b/>
          <w:bCs/>
          <w:color w:val="0D0D0D" w:themeColor="text1" w:themeTint="F2"/>
          <w:sz w:val="28"/>
          <w:szCs w:val="28"/>
        </w:rPr>
        <w:t>Answer:</w:t>
      </w:r>
      <w:r w:rsidR="00DC01E3">
        <w:rPr>
          <w:color w:val="0D0D0D" w:themeColor="text1" w:themeTint="F2"/>
          <w:sz w:val="24"/>
          <w:szCs w:val="24"/>
        </w:rPr>
        <w:t xml:space="preserve"> </w:t>
      </w:r>
      <w:r w:rsidRPr="00FB5E3A">
        <w:rPr>
          <w:color w:val="0D0D0D" w:themeColor="text1" w:themeTint="F2"/>
          <w:sz w:val="24"/>
          <w:szCs w:val="24"/>
        </w:rPr>
        <w:t>The pair Mini → Area-3 has the highest average ride distance (29.09 km).</w:t>
      </w:r>
    </w:p>
    <w:p w14:paraId="20D91E68" w14:textId="0CA671AA" w:rsidR="00FB5E3A" w:rsidRPr="00DC01E3" w:rsidRDefault="00FB5E3A" w:rsidP="00FB5E3A">
      <w:pPr>
        <w:spacing w:after="120"/>
        <w:rPr>
          <w:b/>
          <w:bCs/>
          <w:color w:val="0D0D0D" w:themeColor="text1" w:themeTint="F2"/>
          <w:sz w:val="28"/>
          <w:szCs w:val="28"/>
        </w:rPr>
      </w:pPr>
      <w:r w:rsidRPr="00FB5E3A">
        <w:rPr>
          <w:b/>
          <w:bCs/>
          <w:color w:val="0D0D0D" w:themeColor="text1" w:themeTint="F2"/>
          <w:sz w:val="28"/>
          <w:szCs w:val="28"/>
        </w:rPr>
        <w:t>Explanation:</w:t>
      </w:r>
      <w:r w:rsidR="00DC01E3">
        <w:rPr>
          <w:b/>
          <w:bCs/>
          <w:color w:val="0D0D0D" w:themeColor="text1" w:themeTint="F2"/>
          <w:sz w:val="28"/>
          <w:szCs w:val="28"/>
        </w:rPr>
        <w:t xml:space="preserve"> </w:t>
      </w:r>
      <w:r w:rsidRPr="00FB5E3A">
        <w:rPr>
          <w:color w:val="0D0D0D" w:themeColor="text1" w:themeTint="F2"/>
          <w:sz w:val="24"/>
          <w:szCs w:val="24"/>
        </w:rPr>
        <w:t>By grouping rides by vehicle type and drop location, then calculating the average ride distance, we find that customers traveling in a Mini cab to Area-3 cover the longest distance on average.</w:t>
      </w:r>
    </w:p>
    <w:p w14:paraId="3A7F3071" w14:textId="77777777" w:rsidR="00FB5E3A" w:rsidRDefault="00FB5E3A" w:rsidP="00FB5E3A">
      <w:pPr>
        <w:spacing w:after="120"/>
        <w:rPr>
          <w:b/>
          <w:bCs/>
          <w:i/>
          <w:iCs/>
          <w:color w:val="0D0D0D" w:themeColor="text1" w:themeTint="F2"/>
          <w:sz w:val="24"/>
          <w:szCs w:val="24"/>
        </w:rPr>
      </w:pPr>
    </w:p>
    <w:p w14:paraId="55837815" w14:textId="25FBECEC" w:rsidR="00185227" w:rsidRPr="00185227" w:rsidRDefault="00FB5E3A" w:rsidP="00185227">
      <w:pPr>
        <w:spacing w:after="120"/>
        <w:rPr>
          <w:b/>
          <w:bCs/>
          <w:color w:val="EE0000"/>
          <w:sz w:val="28"/>
          <w:szCs w:val="28"/>
        </w:rPr>
      </w:pPr>
      <w:r w:rsidRPr="00D437E7">
        <w:rPr>
          <w:b/>
          <w:bCs/>
          <w:color w:val="EE0000"/>
          <w:sz w:val="28"/>
          <w:szCs w:val="28"/>
        </w:rPr>
        <w:t xml:space="preserve">M15] </w:t>
      </w:r>
      <w:r w:rsidR="00185227" w:rsidRPr="00185227">
        <w:rPr>
          <w:b/>
          <w:bCs/>
          <w:color w:val="EE0000"/>
          <w:sz w:val="28"/>
          <w:szCs w:val="28"/>
        </w:rPr>
        <w:t>Which pickup–drop pair has the shortest average ride distance?</w:t>
      </w:r>
    </w:p>
    <w:p w14:paraId="2FA28F4D" w14:textId="22C5C9D0" w:rsidR="00185227" w:rsidRPr="00185227" w:rsidRDefault="00185227" w:rsidP="00185227">
      <w:pPr>
        <w:spacing w:after="120"/>
        <w:rPr>
          <w:color w:val="0D0D0D" w:themeColor="text1" w:themeTint="F2"/>
          <w:sz w:val="24"/>
          <w:szCs w:val="24"/>
        </w:rPr>
      </w:pPr>
      <w:r w:rsidRPr="00185227">
        <w:rPr>
          <w:b/>
          <w:bCs/>
          <w:color w:val="0D0D0D" w:themeColor="text1" w:themeTint="F2"/>
          <w:sz w:val="28"/>
          <w:szCs w:val="28"/>
        </w:rPr>
        <w:t>Answer:</w:t>
      </w:r>
      <w:r w:rsidR="00A12653" w:rsidRPr="00D437E7">
        <w:rPr>
          <w:color w:val="0D0D0D" w:themeColor="text1" w:themeTint="F2"/>
          <w:sz w:val="24"/>
          <w:szCs w:val="24"/>
        </w:rPr>
        <w:t xml:space="preserve"> </w:t>
      </w:r>
      <w:r w:rsidRPr="00185227">
        <w:rPr>
          <w:color w:val="0D0D0D" w:themeColor="text1" w:themeTint="F2"/>
          <w:sz w:val="24"/>
          <w:szCs w:val="24"/>
        </w:rPr>
        <w:t xml:space="preserve">The </w:t>
      </w:r>
      <w:r w:rsidR="00D6151F" w:rsidRPr="00D437E7">
        <w:rPr>
          <w:color w:val="0D0D0D" w:themeColor="text1" w:themeTint="F2"/>
          <w:sz w:val="24"/>
          <w:szCs w:val="24"/>
        </w:rPr>
        <w:t xml:space="preserve">Pickup Location </w:t>
      </w:r>
      <w:r w:rsidR="00D16E05" w:rsidRPr="00D437E7">
        <w:rPr>
          <w:color w:val="0D0D0D" w:themeColor="text1" w:themeTint="F2"/>
          <w:sz w:val="24"/>
          <w:szCs w:val="24"/>
        </w:rPr>
        <w:t xml:space="preserve">Area-3   </w:t>
      </w:r>
      <w:r w:rsidR="00D6151F" w:rsidRPr="00D437E7">
        <w:rPr>
          <w:color w:val="0D0D0D" w:themeColor="text1" w:themeTint="F2"/>
          <w:sz w:val="24"/>
          <w:szCs w:val="24"/>
        </w:rPr>
        <w:t>&amp; Drop Location</w:t>
      </w:r>
      <w:r w:rsidR="00D16E05" w:rsidRPr="00D437E7">
        <w:rPr>
          <w:color w:val="0D0D0D" w:themeColor="text1" w:themeTint="F2"/>
          <w:sz w:val="24"/>
          <w:szCs w:val="24"/>
        </w:rPr>
        <w:t xml:space="preserve">     Area-24     </w:t>
      </w:r>
      <w:r w:rsidR="00B80FB4">
        <w:rPr>
          <w:color w:val="0D0D0D" w:themeColor="text1" w:themeTint="F2"/>
          <w:sz w:val="24"/>
          <w:szCs w:val="24"/>
        </w:rPr>
        <w:t xml:space="preserve">shortest average ride distance </w:t>
      </w:r>
      <w:r w:rsidR="00D16E05" w:rsidRPr="00D437E7">
        <w:rPr>
          <w:color w:val="0D0D0D" w:themeColor="text1" w:themeTint="F2"/>
          <w:sz w:val="24"/>
          <w:szCs w:val="24"/>
        </w:rPr>
        <w:t xml:space="preserve">  10.498 </w:t>
      </w:r>
      <w:r w:rsidRPr="00185227">
        <w:rPr>
          <w:color w:val="0D0D0D" w:themeColor="text1" w:themeTint="F2"/>
          <w:sz w:val="24"/>
          <w:szCs w:val="24"/>
        </w:rPr>
        <w:t>has the shortest average ride distance</w:t>
      </w:r>
      <w:r w:rsidR="00A12653" w:rsidRPr="00D437E7">
        <w:rPr>
          <w:color w:val="0D0D0D" w:themeColor="text1" w:themeTint="F2"/>
          <w:sz w:val="24"/>
          <w:szCs w:val="24"/>
        </w:rPr>
        <w:t>.</w:t>
      </w:r>
    </w:p>
    <w:p w14:paraId="0A60565E" w14:textId="77777777" w:rsidR="00185227" w:rsidRPr="00D6151F" w:rsidRDefault="00185227" w:rsidP="00185227">
      <w:pPr>
        <w:spacing w:after="120"/>
        <w:rPr>
          <w:color w:val="0D0D0D" w:themeColor="text1" w:themeTint="F2"/>
          <w:sz w:val="24"/>
          <w:szCs w:val="24"/>
        </w:rPr>
      </w:pPr>
      <w:r w:rsidRPr="00185227">
        <w:rPr>
          <w:b/>
          <w:bCs/>
          <w:color w:val="0D0D0D" w:themeColor="text1" w:themeTint="F2"/>
          <w:sz w:val="28"/>
          <w:szCs w:val="28"/>
        </w:rPr>
        <w:t>Explanation</w:t>
      </w:r>
      <w:r w:rsidRPr="00185227">
        <w:rPr>
          <w:b/>
          <w:bCs/>
          <w:i/>
          <w:iCs/>
          <w:color w:val="0D0D0D" w:themeColor="text1" w:themeTint="F2"/>
          <w:sz w:val="24"/>
          <w:szCs w:val="24"/>
        </w:rPr>
        <w:t>:</w:t>
      </w:r>
      <w:r w:rsidRPr="00185227">
        <w:rPr>
          <w:b/>
          <w:bCs/>
          <w:i/>
          <w:iCs/>
          <w:color w:val="0D0D0D" w:themeColor="text1" w:themeTint="F2"/>
          <w:sz w:val="24"/>
          <w:szCs w:val="24"/>
        </w:rPr>
        <w:br/>
      </w:r>
      <w:r w:rsidRPr="00185227">
        <w:rPr>
          <w:color w:val="0D0D0D" w:themeColor="text1" w:themeTint="F2"/>
          <w:sz w:val="24"/>
          <w:szCs w:val="24"/>
        </w:rPr>
        <w:t>By grouping rides by pickup and drop locations, then calculating the average ride distance, we can find the pair where trips are shortest on average. This highlights the most local or nearby travel routes in your dataset.</w:t>
      </w:r>
    </w:p>
    <w:p w14:paraId="4D8CA252" w14:textId="77777777" w:rsidR="00A12653" w:rsidRDefault="00A12653" w:rsidP="00185227">
      <w:pPr>
        <w:spacing w:after="120"/>
        <w:rPr>
          <w:b/>
          <w:bCs/>
          <w:i/>
          <w:iCs/>
          <w:color w:val="0D0D0D" w:themeColor="text1" w:themeTint="F2"/>
          <w:sz w:val="24"/>
          <w:szCs w:val="24"/>
        </w:rPr>
      </w:pPr>
    </w:p>
    <w:p w14:paraId="442FB721" w14:textId="2F67767E" w:rsidR="00A12653" w:rsidRPr="00D6151F" w:rsidRDefault="00A12653" w:rsidP="00185227">
      <w:pPr>
        <w:spacing w:after="120"/>
        <w:rPr>
          <w:b/>
          <w:bCs/>
          <w:color w:val="EE0000"/>
          <w:sz w:val="28"/>
          <w:szCs w:val="28"/>
        </w:rPr>
      </w:pPr>
      <w:r w:rsidRPr="00D6151F">
        <w:rPr>
          <w:b/>
          <w:bCs/>
          <w:color w:val="EE0000"/>
          <w:sz w:val="28"/>
          <w:szCs w:val="28"/>
        </w:rPr>
        <w:t xml:space="preserve">M16] </w:t>
      </w:r>
      <w:r w:rsidR="0053059B" w:rsidRPr="00D6151F">
        <w:rPr>
          <w:b/>
          <w:bCs/>
          <w:color w:val="EE0000"/>
          <w:sz w:val="28"/>
          <w:szCs w:val="28"/>
        </w:rPr>
        <w:t xml:space="preserve">How do payment method and ride distance together affect the average booking value? </w:t>
      </w:r>
    </w:p>
    <w:p w14:paraId="6D944D09" w14:textId="37D342FA" w:rsidR="00DC796F" w:rsidRPr="00DC01E3" w:rsidRDefault="00AA679F" w:rsidP="00185227">
      <w:pPr>
        <w:spacing w:after="120"/>
        <w:rPr>
          <w:color w:val="0D0D0D" w:themeColor="text1" w:themeTint="F2"/>
          <w:sz w:val="24"/>
          <w:szCs w:val="24"/>
        </w:rPr>
      </w:pPr>
      <w:r w:rsidRPr="00A660B9">
        <w:rPr>
          <w:b/>
          <w:bCs/>
          <w:color w:val="0D0D0D" w:themeColor="text1" w:themeTint="F2"/>
          <w:sz w:val="28"/>
          <w:szCs w:val="28"/>
        </w:rPr>
        <w:lastRenderedPageBreak/>
        <w:t>Answer:</w:t>
      </w:r>
      <w:r w:rsidRPr="00A660B9">
        <w:rPr>
          <w:color w:val="0D0D0D" w:themeColor="text1" w:themeTint="F2"/>
          <w:sz w:val="24"/>
          <w:szCs w:val="24"/>
        </w:rPr>
        <w:t xml:space="preserve"> </w:t>
      </w:r>
      <w:r w:rsidR="000425C5" w:rsidRPr="00A660B9">
        <w:rPr>
          <w:color w:val="0D0D0D" w:themeColor="text1" w:themeTint="F2"/>
          <w:sz w:val="24"/>
          <w:szCs w:val="24"/>
        </w:rPr>
        <w:t xml:space="preserve">  The payment</w:t>
      </w:r>
      <w:r w:rsidR="00997B7E" w:rsidRPr="00A660B9">
        <w:rPr>
          <w:color w:val="0D0D0D" w:themeColor="text1" w:themeTint="F2"/>
          <w:sz w:val="24"/>
          <w:szCs w:val="24"/>
        </w:rPr>
        <w:t xml:space="preserve"> method </w:t>
      </w:r>
      <w:r w:rsidR="00971D16" w:rsidRPr="00A660B9">
        <w:rPr>
          <w:color w:val="0D0D0D" w:themeColor="text1" w:themeTint="F2"/>
          <w:sz w:val="24"/>
          <w:szCs w:val="24"/>
        </w:rPr>
        <w:t xml:space="preserve">Card </w:t>
      </w:r>
      <w:r w:rsidR="00997B7E" w:rsidRPr="00A660B9">
        <w:rPr>
          <w:color w:val="0D0D0D" w:themeColor="text1" w:themeTint="F2"/>
          <w:sz w:val="24"/>
          <w:szCs w:val="24"/>
        </w:rPr>
        <w:t>and ride distance</w:t>
      </w:r>
      <w:r w:rsidR="00971D16" w:rsidRPr="00A660B9">
        <w:rPr>
          <w:color w:val="0D0D0D" w:themeColor="text1" w:themeTint="F2"/>
          <w:sz w:val="24"/>
          <w:szCs w:val="24"/>
        </w:rPr>
        <w:t xml:space="preserve">  1.02 </w:t>
      </w:r>
      <w:r w:rsidR="00997B7E" w:rsidRPr="00A660B9">
        <w:rPr>
          <w:color w:val="0D0D0D" w:themeColor="text1" w:themeTint="F2"/>
          <w:sz w:val="24"/>
          <w:szCs w:val="24"/>
        </w:rPr>
        <w:t xml:space="preserve"> </w:t>
      </w:r>
      <w:r w:rsidR="00437C29" w:rsidRPr="00A660B9">
        <w:rPr>
          <w:color w:val="0D0D0D" w:themeColor="text1" w:themeTint="F2"/>
          <w:sz w:val="24"/>
          <w:szCs w:val="24"/>
        </w:rPr>
        <w:t>together affect the average</w:t>
      </w:r>
      <w:r w:rsidR="001258BD" w:rsidRPr="00A660B9">
        <w:rPr>
          <w:color w:val="0D0D0D" w:themeColor="text1" w:themeTint="F2"/>
          <w:sz w:val="24"/>
          <w:szCs w:val="24"/>
        </w:rPr>
        <w:t xml:space="preserve"> booking value is</w:t>
      </w:r>
      <w:r w:rsidR="00971D16" w:rsidRPr="00A660B9">
        <w:rPr>
          <w:color w:val="0D0D0D" w:themeColor="text1" w:themeTint="F2"/>
          <w:sz w:val="24"/>
          <w:szCs w:val="24"/>
        </w:rPr>
        <w:t xml:space="preserve">  1998.18</w:t>
      </w:r>
    </w:p>
    <w:p w14:paraId="42242E33" w14:textId="77777777" w:rsidR="00DC796F" w:rsidRPr="00DC796F" w:rsidRDefault="00DC796F" w:rsidP="00DC796F">
      <w:pPr>
        <w:spacing w:after="120"/>
        <w:rPr>
          <w:b/>
          <w:bCs/>
          <w:color w:val="0D0D0D" w:themeColor="text1" w:themeTint="F2"/>
          <w:sz w:val="28"/>
          <w:szCs w:val="28"/>
        </w:rPr>
      </w:pPr>
      <w:r w:rsidRPr="00DC796F">
        <w:rPr>
          <w:b/>
          <w:bCs/>
          <w:color w:val="0D0D0D" w:themeColor="text1" w:themeTint="F2"/>
          <w:sz w:val="28"/>
          <w:szCs w:val="28"/>
        </w:rPr>
        <w:t>Explanation:</w:t>
      </w:r>
    </w:p>
    <w:p w14:paraId="010D3246" w14:textId="77777777" w:rsidR="00DC796F" w:rsidRPr="00A660B9" w:rsidRDefault="00DC796F" w:rsidP="00DC796F">
      <w:pPr>
        <w:spacing w:after="120"/>
        <w:rPr>
          <w:color w:val="0D0D0D" w:themeColor="text1" w:themeTint="F2"/>
          <w:sz w:val="24"/>
          <w:szCs w:val="24"/>
        </w:rPr>
      </w:pPr>
      <w:r w:rsidRPr="00DC796F">
        <w:rPr>
          <w:color w:val="0D0D0D" w:themeColor="text1" w:themeTint="F2"/>
          <w:sz w:val="24"/>
          <w:szCs w:val="24"/>
        </w:rPr>
        <w:t>By grouping on Payment Method and Ride Distance, then taking the mean of booking values, we can see how spending patterns vary not just by how people pay, but also by how far they travel. This helps identify which combinations drive higher revenue.</w:t>
      </w:r>
    </w:p>
    <w:p w14:paraId="0551FB8C" w14:textId="77777777" w:rsidR="003A61E4" w:rsidRDefault="003A61E4" w:rsidP="00DC796F">
      <w:pPr>
        <w:spacing w:after="120"/>
        <w:rPr>
          <w:b/>
          <w:bCs/>
          <w:i/>
          <w:iCs/>
          <w:color w:val="0D0D0D" w:themeColor="text1" w:themeTint="F2"/>
          <w:sz w:val="24"/>
          <w:szCs w:val="24"/>
        </w:rPr>
      </w:pPr>
    </w:p>
    <w:p w14:paraId="03CC8A0F" w14:textId="6A23C95B" w:rsidR="00FD5CDB" w:rsidRPr="00120D26" w:rsidRDefault="003A61E4" w:rsidP="00DC796F">
      <w:pPr>
        <w:spacing w:after="120"/>
        <w:rPr>
          <w:b/>
          <w:bCs/>
          <w:color w:val="EE0000"/>
          <w:sz w:val="28"/>
          <w:szCs w:val="28"/>
        </w:rPr>
      </w:pPr>
      <w:r w:rsidRPr="00120D26">
        <w:rPr>
          <w:b/>
          <w:bCs/>
          <w:color w:val="EE0000"/>
          <w:sz w:val="28"/>
          <w:szCs w:val="28"/>
        </w:rPr>
        <w:t xml:space="preserve">M17] </w:t>
      </w:r>
      <w:r w:rsidRPr="003A61E4">
        <w:rPr>
          <w:b/>
          <w:bCs/>
          <w:color w:val="EE0000"/>
          <w:sz w:val="28"/>
          <w:szCs w:val="28"/>
        </w:rPr>
        <w:t>Which pickup location, drop location, and vehicle type combination records the highest average booking value?</w:t>
      </w:r>
    </w:p>
    <w:p w14:paraId="51315A72" w14:textId="17AB5F5C" w:rsidR="00FD5CDB" w:rsidRPr="00FD5CDB" w:rsidRDefault="00FD5CDB" w:rsidP="00FD5CDB">
      <w:pPr>
        <w:spacing w:after="120"/>
        <w:rPr>
          <w:color w:val="0D0D0D" w:themeColor="text1" w:themeTint="F2"/>
          <w:sz w:val="24"/>
          <w:szCs w:val="24"/>
        </w:rPr>
      </w:pPr>
      <w:r w:rsidRPr="00FD5CDB">
        <w:rPr>
          <w:b/>
          <w:bCs/>
          <w:color w:val="0D0D0D" w:themeColor="text1" w:themeTint="F2"/>
          <w:sz w:val="28"/>
          <w:szCs w:val="28"/>
        </w:rPr>
        <w:t xml:space="preserve">Answer </w:t>
      </w:r>
      <w:r w:rsidRPr="00120D26">
        <w:rPr>
          <w:b/>
          <w:bCs/>
          <w:color w:val="0D0D0D" w:themeColor="text1" w:themeTint="F2"/>
          <w:sz w:val="28"/>
          <w:szCs w:val="28"/>
        </w:rPr>
        <w:t>:</w:t>
      </w:r>
      <w:r w:rsidR="003A61E4" w:rsidRPr="00120D26">
        <w:rPr>
          <w:color w:val="0D0D0D" w:themeColor="text1" w:themeTint="F2"/>
          <w:sz w:val="24"/>
          <w:szCs w:val="24"/>
        </w:rPr>
        <w:t xml:space="preserve"> </w:t>
      </w:r>
      <w:r w:rsidRPr="00FD5CDB">
        <w:rPr>
          <w:color w:val="0D0D0D" w:themeColor="text1" w:themeTint="F2"/>
          <w:sz w:val="24"/>
          <w:szCs w:val="24"/>
        </w:rPr>
        <w:t xml:space="preserve">The </w:t>
      </w:r>
      <w:r w:rsidR="00120D26">
        <w:rPr>
          <w:color w:val="0D0D0D" w:themeColor="text1" w:themeTint="F2"/>
          <w:sz w:val="24"/>
          <w:szCs w:val="24"/>
        </w:rPr>
        <w:t xml:space="preserve"> Pickup Location </w:t>
      </w:r>
      <w:r w:rsidR="00AA0317" w:rsidRPr="00120D26">
        <w:rPr>
          <w:color w:val="0D0D0D" w:themeColor="text1" w:themeTint="F2"/>
          <w:sz w:val="24"/>
          <w:szCs w:val="24"/>
        </w:rPr>
        <w:t xml:space="preserve">Area-6  </w:t>
      </w:r>
      <w:r w:rsidR="00A660B9">
        <w:rPr>
          <w:color w:val="0D0D0D" w:themeColor="text1" w:themeTint="F2"/>
          <w:sz w:val="24"/>
          <w:szCs w:val="24"/>
        </w:rPr>
        <w:t>Drop Location</w:t>
      </w:r>
      <w:r w:rsidR="00AA0317" w:rsidRPr="00120D26">
        <w:rPr>
          <w:color w:val="0D0D0D" w:themeColor="text1" w:themeTint="F2"/>
          <w:sz w:val="24"/>
          <w:szCs w:val="24"/>
        </w:rPr>
        <w:t xml:space="preserve"> Area-14  </w:t>
      </w:r>
      <w:r w:rsidRPr="00FD5CDB">
        <w:rPr>
          <w:color w:val="0D0D0D" w:themeColor="text1" w:themeTint="F2"/>
          <w:sz w:val="24"/>
          <w:szCs w:val="24"/>
        </w:rPr>
        <w:t xml:space="preserve">with </w:t>
      </w:r>
      <w:r w:rsidR="00AA0317" w:rsidRPr="00120D26">
        <w:rPr>
          <w:color w:val="0D0D0D" w:themeColor="text1" w:themeTint="F2"/>
          <w:sz w:val="24"/>
          <w:szCs w:val="24"/>
        </w:rPr>
        <w:t>Bike</w:t>
      </w:r>
      <w:r w:rsidRPr="00FD5CDB">
        <w:rPr>
          <w:color w:val="0D0D0D" w:themeColor="text1" w:themeTint="F2"/>
          <w:sz w:val="24"/>
          <w:szCs w:val="24"/>
        </w:rPr>
        <w:t xml:space="preserve"> records the highest average booking value </w:t>
      </w:r>
      <w:r w:rsidR="00AA0317" w:rsidRPr="00120D26">
        <w:rPr>
          <w:color w:val="0D0D0D" w:themeColor="text1" w:themeTint="F2"/>
          <w:sz w:val="24"/>
          <w:szCs w:val="24"/>
        </w:rPr>
        <w:t>1999.87.</w:t>
      </w:r>
    </w:p>
    <w:p w14:paraId="6D67B63B" w14:textId="77777777" w:rsidR="00FD5CDB" w:rsidRPr="00FD5CDB" w:rsidRDefault="00000000" w:rsidP="00FD5CDB">
      <w:pPr>
        <w:spacing w:after="120"/>
        <w:rPr>
          <w:b/>
          <w:bCs/>
          <w:i/>
          <w:iCs/>
          <w:color w:val="0D0D0D" w:themeColor="text1" w:themeTint="F2"/>
          <w:sz w:val="24"/>
          <w:szCs w:val="24"/>
        </w:rPr>
      </w:pPr>
      <w:r>
        <w:rPr>
          <w:b/>
          <w:bCs/>
          <w:i/>
          <w:iCs/>
          <w:color w:val="0D0D0D" w:themeColor="text1" w:themeTint="F2"/>
          <w:sz w:val="24"/>
          <w:szCs w:val="24"/>
        </w:rPr>
        <w:pict w14:anchorId="2C5D21EB">
          <v:rect id="_x0000_i1032" style="width:0;height:1.5pt" o:hralign="center" o:hrstd="t" o:hr="t" fillcolor="#a0a0a0" stroked="f"/>
        </w:pict>
      </w:r>
    </w:p>
    <w:p w14:paraId="3EC6E813" w14:textId="77777777" w:rsidR="00FD5CDB" w:rsidRPr="00FD5CDB" w:rsidRDefault="00FD5CDB" w:rsidP="00FD5CDB">
      <w:pPr>
        <w:spacing w:after="120"/>
        <w:rPr>
          <w:b/>
          <w:bCs/>
          <w:color w:val="0D0D0D" w:themeColor="text1" w:themeTint="F2"/>
          <w:sz w:val="28"/>
          <w:szCs w:val="28"/>
        </w:rPr>
      </w:pPr>
      <w:r w:rsidRPr="00FD5CDB">
        <w:rPr>
          <w:b/>
          <w:bCs/>
          <w:color w:val="0D0D0D" w:themeColor="text1" w:themeTint="F2"/>
          <w:sz w:val="28"/>
          <w:szCs w:val="28"/>
        </w:rPr>
        <w:t>Explanation:</w:t>
      </w:r>
    </w:p>
    <w:p w14:paraId="6FC1F771" w14:textId="77777777" w:rsidR="00FD5CDB" w:rsidRPr="00FD5CDB" w:rsidRDefault="00FD5CDB" w:rsidP="00FD5CDB">
      <w:pPr>
        <w:spacing w:after="120"/>
        <w:rPr>
          <w:color w:val="0D0D0D" w:themeColor="text1" w:themeTint="F2"/>
          <w:sz w:val="24"/>
          <w:szCs w:val="24"/>
        </w:rPr>
      </w:pPr>
      <w:r w:rsidRPr="00FD5CDB">
        <w:rPr>
          <w:color w:val="0D0D0D" w:themeColor="text1" w:themeTint="F2"/>
          <w:sz w:val="24"/>
          <w:szCs w:val="24"/>
        </w:rPr>
        <w:t>By grouping rides by pickup location, drop location, and vehicle type, then calculating the average booking value, we identify which specific route and vehicle type brings in the most revenue. This shows how route demand and choice of vehicle together drive earnings.</w:t>
      </w:r>
    </w:p>
    <w:p w14:paraId="582F4103" w14:textId="7E19048A" w:rsidR="005234FC" w:rsidRPr="005234FC" w:rsidRDefault="00793AB6" w:rsidP="005234FC">
      <w:pPr>
        <w:spacing w:after="120"/>
        <w:rPr>
          <w:b/>
          <w:bCs/>
          <w:color w:val="EE0000"/>
          <w:sz w:val="28"/>
          <w:szCs w:val="28"/>
        </w:rPr>
      </w:pPr>
      <w:r w:rsidRPr="004379A2">
        <w:rPr>
          <w:b/>
          <w:bCs/>
          <w:color w:val="EE0000"/>
          <w:sz w:val="28"/>
          <w:szCs w:val="28"/>
        </w:rPr>
        <w:t>M18]  Which pickup &amp; drop location pair gives the lowest driver ratings?</w:t>
      </w:r>
    </w:p>
    <w:p w14:paraId="07E57B51" w14:textId="07A07F49" w:rsidR="005234FC" w:rsidRPr="005234FC" w:rsidRDefault="005234FC" w:rsidP="005234FC">
      <w:pPr>
        <w:spacing w:after="120"/>
        <w:rPr>
          <w:b/>
          <w:bCs/>
          <w:color w:val="0D0D0D" w:themeColor="text1" w:themeTint="F2"/>
          <w:sz w:val="28"/>
          <w:szCs w:val="28"/>
        </w:rPr>
      </w:pPr>
      <w:r w:rsidRPr="005234FC">
        <w:rPr>
          <w:b/>
          <w:bCs/>
          <w:color w:val="0D0D0D" w:themeColor="text1" w:themeTint="F2"/>
          <w:sz w:val="28"/>
          <w:szCs w:val="28"/>
        </w:rPr>
        <w:t>Answer:</w:t>
      </w:r>
      <w:r w:rsidR="00025415">
        <w:rPr>
          <w:b/>
          <w:bCs/>
          <w:color w:val="0D0D0D" w:themeColor="text1" w:themeTint="F2"/>
          <w:sz w:val="28"/>
          <w:szCs w:val="28"/>
        </w:rPr>
        <w:t xml:space="preserve"> </w:t>
      </w:r>
      <w:r w:rsidRPr="005234FC">
        <w:rPr>
          <w:color w:val="0D0D0D" w:themeColor="text1" w:themeTint="F2"/>
          <w:sz w:val="24"/>
          <w:szCs w:val="24"/>
        </w:rPr>
        <w:t>The pickup–drop pair Area-22 → Area-32 has the lowest average driver rating.</w:t>
      </w:r>
    </w:p>
    <w:p w14:paraId="09B88BD3" w14:textId="77777777" w:rsidR="005234FC" w:rsidRPr="005234FC" w:rsidRDefault="005234FC" w:rsidP="005234FC">
      <w:pPr>
        <w:spacing w:after="120"/>
        <w:rPr>
          <w:b/>
          <w:bCs/>
          <w:color w:val="0D0D0D" w:themeColor="text1" w:themeTint="F2"/>
          <w:sz w:val="28"/>
          <w:szCs w:val="28"/>
        </w:rPr>
      </w:pPr>
      <w:r w:rsidRPr="005234FC">
        <w:rPr>
          <w:b/>
          <w:bCs/>
          <w:color w:val="0D0D0D" w:themeColor="text1" w:themeTint="F2"/>
          <w:sz w:val="28"/>
          <w:szCs w:val="28"/>
        </w:rPr>
        <w:t>Explanation:</w:t>
      </w:r>
    </w:p>
    <w:p w14:paraId="07D8D660" w14:textId="77777777" w:rsidR="005234FC" w:rsidRPr="004379A2" w:rsidRDefault="005234FC" w:rsidP="005234FC">
      <w:pPr>
        <w:spacing w:after="120"/>
        <w:rPr>
          <w:color w:val="0D0D0D" w:themeColor="text1" w:themeTint="F2"/>
          <w:sz w:val="24"/>
          <w:szCs w:val="24"/>
        </w:rPr>
      </w:pPr>
      <w:r w:rsidRPr="005234FC">
        <w:rPr>
          <w:color w:val="0D0D0D" w:themeColor="text1" w:themeTint="F2"/>
          <w:sz w:val="24"/>
          <w:szCs w:val="24"/>
        </w:rPr>
        <w:t>By grouping rides by pickup and drop locations and calculating the mean driver rating, we find that trips from Area-22 to Area-32 received the lowest ratings. This indicates possible service quality or route-related issues on this corridor.</w:t>
      </w:r>
    </w:p>
    <w:p w14:paraId="6015C629" w14:textId="77777777" w:rsidR="00736B80" w:rsidRDefault="00736B80" w:rsidP="005234FC">
      <w:pPr>
        <w:spacing w:after="120"/>
        <w:rPr>
          <w:b/>
          <w:bCs/>
          <w:i/>
          <w:iCs/>
          <w:color w:val="0D0D0D" w:themeColor="text1" w:themeTint="F2"/>
          <w:sz w:val="24"/>
          <w:szCs w:val="24"/>
        </w:rPr>
      </w:pPr>
    </w:p>
    <w:p w14:paraId="7C9D5D6E" w14:textId="29EC0F5A" w:rsidR="009B594F" w:rsidRPr="004379A2" w:rsidRDefault="00736B80" w:rsidP="005234FC">
      <w:pPr>
        <w:spacing w:after="120"/>
        <w:rPr>
          <w:b/>
          <w:bCs/>
          <w:color w:val="EE0000"/>
          <w:sz w:val="28"/>
          <w:szCs w:val="28"/>
        </w:rPr>
      </w:pPr>
      <w:r w:rsidRPr="004379A2">
        <w:rPr>
          <w:b/>
          <w:bCs/>
          <w:color w:val="EE0000"/>
          <w:sz w:val="28"/>
          <w:szCs w:val="28"/>
        </w:rPr>
        <w:t>M19] Which payment method is most common for each pickup location?</w:t>
      </w:r>
    </w:p>
    <w:p w14:paraId="3C42FB32" w14:textId="7C77992C" w:rsidR="009B594F" w:rsidRPr="004379A2" w:rsidRDefault="00736B80" w:rsidP="005234FC">
      <w:pPr>
        <w:spacing w:after="120"/>
        <w:rPr>
          <w:color w:val="0D0D0D" w:themeColor="text1" w:themeTint="F2"/>
          <w:sz w:val="24"/>
          <w:szCs w:val="24"/>
        </w:rPr>
      </w:pPr>
      <w:r w:rsidRPr="004379A2">
        <w:rPr>
          <w:b/>
          <w:bCs/>
          <w:color w:val="0D0D0D" w:themeColor="text1" w:themeTint="F2"/>
          <w:sz w:val="28"/>
          <w:szCs w:val="28"/>
        </w:rPr>
        <w:t>Answer:-</w:t>
      </w:r>
      <w:r w:rsidRPr="004379A2">
        <w:rPr>
          <w:color w:val="0D0D0D" w:themeColor="text1" w:themeTint="F2"/>
          <w:sz w:val="24"/>
          <w:szCs w:val="24"/>
        </w:rPr>
        <w:t xml:space="preserve"> </w:t>
      </w:r>
      <w:r w:rsidR="00390681" w:rsidRPr="004379A2">
        <w:rPr>
          <w:color w:val="0D0D0D" w:themeColor="text1" w:themeTint="F2"/>
          <w:sz w:val="24"/>
          <w:szCs w:val="24"/>
        </w:rPr>
        <w:t xml:space="preserve">UPI is the most common for the </w:t>
      </w:r>
      <w:r w:rsidR="00CF6A03" w:rsidRPr="004379A2">
        <w:rPr>
          <w:color w:val="0D0D0D" w:themeColor="text1" w:themeTint="F2"/>
          <w:sz w:val="24"/>
          <w:szCs w:val="24"/>
        </w:rPr>
        <w:t>Area-11.</w:t>
      </w:r>
    </w:p>
    <w:p w14:paraId="0021DAA2" w14:textId="4C4D20C4" w:rsidR="009B594F" w:rsidRDefault="009B594F" w:rsidP="005234FC">
      <w:pPr>
        <w:spacing w:after="120"/>
        <w:rPr>
          <w:b/>
          <w:bCs/>
          <w:i/>
          <w:iCs/>
          <w:color w:val="0D0D0D" w:themeColor="text1" w:themeTint="F2"/>
          <w:sz w:val="24"/>
          <w:szCs w:val="24"/>
        </w:rPr>
      </w:pPr>
      <w:r w:rsidRPr="004379A2">
        <w:rPr>
          <w:b/>
          <w:bCs/>
          <w:color w:val="0D0D0D" w:themeColor="text1" w:themeTint="F2"/>
          <w:sz w:val="28"/>
          <w:szCs w:val="28"/>
        </w:rPr>
        <w:t>Explanation</w:t>
      </w:r>
      <w:r w:rsidRPr="009B594F">
        <w:rPr>
          <w:b/>
          <w:bCs/>
          <w:i/>
          <w:iCs/>
          <w:color w:val="0D0D0D" w:themeColor="text1" w:themeTint="F2"/>
          <w:sz w:val="24"/>
          <w:szCs w:val="24"/>
        </w:rPr>
        <w:t>:</w:t>
      </w:r>
      <w:r w:rsidRPr="009B594F">
        <w:rPr>
          <w:b/>
          <w:bCs/>
          <w:i/>
          <w:iCs/>
          <w:color w:val="0D0D0D" w:themeColor="text1" w:themeTint="F2"/>
          <w:sz w:val="24"/>
          <w:szCs w:val="24"/>
        </w:rPr>
        <w:br/>
      </w:r>
      <w:r w:rsidRPr="004379A2">
        <w:rPr>
          <w:color w:val="0D0D0D" w:themeColor="text1" w:themeTint="F2"/>
          <w:sz w:val="24"/>
          <w:szCs w:val="24"/>
        </w:rPr>
        <w:t>We grouped the data by Pickup Location and Payment Method, counted the rides, and then picked the payment method with the highest count for each pickup location. This shows the preferred payment method customers use most often in each pickup area.</w:t>
      </w:r>
    </w:p>
    <w:p w14:paraId="7DF5A5FD" w14:textId="77777777" w:rsidR="00976549" w:rsidRDefault="00976549" w:rsidP="005234FC">
      <w:pPr>
        <w:spacing w:after="120"/>
        <w:rPr>
          <w:b/>
          <w:bCs/>
          <w:i/>
          <w:iCs/>
          <w:color w:val="0D0D0D" w:themeColor="text1" w:themeTint="F2"/>
          <w:sz w:val="24"/>
          <w:szCs w:val="24"/>
        </w:rPr>
      </w:pPr>
    </w:p>
    <w:p w14:paraId="6432D95A" w14:textId="2907E709" w:rsidR="00976549" w:rsidRPr="004379A2" w:rsidRDefault="00976549" w:rsidP="005234FC">
      <w:pPr>
        <w:spacing w:after="120"/>
        <w:rPr>
          <w:b/>
          <w:bCs/>
          <w:color w:val="EE0000"/>
          <w:sz w:val="28"/>
          <w:szCs w:val="28"/>
        </w:rPr>
      </w:pPr>
      <w:r w:rsidRPr="004379A2">
        <w:rPr>
          <w:b/>
          <w:bCs/>
          <w:color w:val="EE0000"/>
          <w:sz w:val="28"/>
          <w:szCs w:val="28"/>
        </w:rPr>
        <w:t>M20] Which vehicle type, payment method, and drop location combination had the most rides?</w:t>
      </w:r>
    </w:p>
    <w:p w14:paraId="0331BAA3" w14:textId="11447F1B" w:rsidR="00CF6A03" w:rsidRDefault="007F314A" w:rsidP="005234FC">
      <w:pPr>
        <w:spacing w:after="120"/>
        <w:rPr>
          <w:b/>
          <w:bCs/>
          <w:i/>
          <w:iCs/>
          <w:color w:val="0D0D0D" w:themeColor="text1" w:themeTint="F2"/>
          <w:sz w:val="24"/>
          <w:szCs w:val="24"/>
        </w:rPr>
      </w:pPr>
      <w:r w:rsidRPr="004379A2">
        <w:rPr>
          <w:b/>
          <w:bCs/>
          <w:color w:val="0D0D0D" w:themeColor="text1" w:themeTint="F2"/>
          <w:sz w:val="28"/>
          <w:szCs w:val="28"/>
        </w:rPr>
        <w:t>Answer:-</w:t>
      </w:r>
      <w:r w:rsidR="00B85DEC" w:rsidRPr="004379A2">
        <w:rPr>
          <w:color w:val="0D0D0D" w:themeColor="text1" w:themeTint="F2"/>
          <w:sz w:val="24"/>
          <w:szCs w:val="24"/>
        </w:rPr>
        <w:t xml:space="preserve">The vehicle type </w:t>
      </w:r>
      <w:r w:rsidRPr="004379A2">
        <w:rPr>
          <w:rFonts w:ascii="Consolas" w:eastAsia="Times New Roman" w:hAnsi="Consolas" w:cs="Courier New"/>
          <w:kern w:val="0"/>
          <w:sz w:val="20"/>
          <w:szCs w:val="20"/>
          <w:lang w:eastAsia="en-IN"/>
          <w14:ligatures w14:val="none"/>
        </w:rPr>
        <w:t xml:space="preserve"> </w:t>
      </w:r>
      <w:r w:rsidRPr="004379A2">
        <w:rPr>
          <w:color w:val="0D0D0D" w:themeColor="text1" w:themeTint="F2"/>
          <w:sz w:val="24"/>
          <w:szCs w:val="24"/>
        </w:rPr>
        <w:t xml:space="preserve">Bike  </w:t>
      </w:r>
      <w:r w:rsidR="00B85DEC" w:rsidRPr="004379A2">
        <w:rPr>
          <w:color w:val="0D0D0D" w:themeColor="text1" w:themeTint="F2"/>
          <w:sz w:val="24"/>
          <w:szCs w:val="24"/>
        </w:rPr>
        <w:t>Payment Method</w:t>
      </w:r>
      <w:r w:rsidRPr="004379A2">
        <w:rPr>
          <w:color w:val="0D0D0D" w:themeColor="text1" w:themeTint="F2"/>
          <w:sz w:val="24"/>
          <w:szCs w:val="24"/>
        </w:rPr>
        <w:t xml:space="preserve">  UPI</w:t>
      </w:r>
      <w:r w:rsidR="00B85DEC" w:rsidRPr="004379A2">
        <w:rPr>
          <w:color w:val="0D0D0D" w:themeColor="text1" w:themeTint="F2"/>
          <w:sz w:val="24"/>
          <w:szCs w:val="24"/>
        </w:rPr>
        <w:t xml:space="preserve"> and drop location </w:t>
      </w:r>
      <w:r w:rsidRPr="004379A2">
        <w:rPr>
          <w:color w:val="0D0D0D" w:themeColor="text1" w:themeTint="F2"/>
          <w:sz w:val="24"/>
          <w:szCs w:val="24"/>
        </w:rPr>
        <w:t xml:space="preserve">   Area-39 </w:t>
      </w:r>
      <w:r w:rsidR="0067122D" w:rsidRPr="004379A2">
        <w:rPr>
          <w:color w:val="0D0D0D" w:themeColor="text1" w:themeTint="F2"/>
          <w:sz w:val="24"/>
          <w:szCs w:val="24"/>
        </w:rPr>
        <w:t xml:space="preserve"> combination had the most rides 40</w:t>
      </w:r>
      <w:r w:rsidR="0067122D">
        <w:rPr>
          <w:b/>
          <w:bCs/>
          <w:i/>
          <w:iCs/>
          <w:color w:val="0D0D0D" w:themeColor="text1" w:themeTint="F2"/>
          <w:sz w:val="24"/>
          <w:szCs w:val="24"/>
        </w:rPr>
        <w:t>.</w:t>
      </w:r>
    </w:p>
    <w:p w14:paraId="4F2B8F84" w14:textId="77777777" w:rsidR="0067122D" w:rsidRPr="004379A2" w:rsidRDefault="0067122D" w:rsidP="005234FC">
      <w:pPr>
        <w:spacing w:after="120"/>
        <w:rPr>
          <w:color w:val="0D0D0D" w:themeColor="text1" w:themeTint="F2"/>
          <w:sz w:val="24"/>
          <w:szCs w:val="24"/>
        </w:rPr>
      </w:pPr>
    </w:p>
    <w:p w14:paraId="535862E5" w14:textId="69D4EF3E" w:rsidR="0067122D" w:rsidRPr="004379A2" w:rsidRDefault="0067122D" w:rsidP="005234FC">
      <w:pPr>
        <w:spacing w:after="120"/>
        <w:rPr>
          <w:color w:val="0D0D0D" w:themeColor="text1" w:themeTint="F2"/>
          <w:sz w:val="24"/>
          <w:szCs w:val="24"/>
        </w:rPr>
      </w:pPr>
      <w:r w:rsidRPr="004379A2">
        <w:rPr>
          <w:b/>
          <w:bCs/>
          <w:color w:val="0D0D0D" w:themeColor="text1" w:themeTint="F2"/>
          <w:sz w:val="28"/>
          <w:szCs w:val="28"/>
        </w:rPr>
        <w:t>Explanation:</w:t>
      </w:r>
      <w:r w:rsidRPr="004379A2">
        <w:rPr>
          <w:color w:val="0D0D0D" w:themeColor="text1" w:themeTint="F2"/>
          <w:sz w:val="24"/>
          <w:szCs w:val="24"/>
        </w:rPr>
        <w:t xml:space="preserve"> </w:t>
      </w:r>
      <w:r w:rsidR="00AA31A8" w:rsidRPr="004379A2">
        <w:rPr>
          <w:color w:val="0D0D0D" w:themeColor="text1" w:themeTint="F2"/>
          <w:sz w:val="24"/>
          <w:szCs w:val="24"/>
        </w:rPr>
        <w:t>I grouped the dataset by Vehicle Type, Payment Method, and Drop Location, then counted the rides for each combination. Among all combinations, Bike + UPI + Area-39 recorded the highest frequency of rides (40), showing this trio was the most popular choice among customers.</w:t>
      </w:r>
    </w:p>
    <w:p w14:paraId="20238A78" w14:textId="77777777" w:rsidR="001F1DAA" w:rsidRDefault="001F1DAA" w:rsidP="005234FC">
      <w:pPr>
        <w:spacing w:after="120"/>
        <w:rPr>
          <w:b/>
          <w:bCs/>
          <w:i/>
          <w:iCs/>
          <w:color w:val="0D0D0D" w:themeColor="text1" w:themeTint="F2"/>
          <w:sz w:val="24"/>
          <w:szCs w:val="24"/>
        </w:rPr>
      </w:pPr>
    </w:p>
    <w:p w14:paraId="7611A201" w14:textId="717B4591" w:rsidR="001F1DAA" w:rsidRPr="004379A2" w:rsidRDefault="001F1DAA" w:rsidP="005234FC">
      <w:pPr>
        <w:spacing w:after="120"/>
        <w:rPr>
          <w:b/>
          <w:bCs/>
          <w:color w:val="EE0000"/>
          <w:sz w:val="28"/>
          <w:szCs w:val="28"/>
        </w:rPr>
      </w:pPr>
      <w:r w:rsidRPr="004379A2">
        <w:rPr>
          <w:b/>
          <w:bCs/>
          <w:color w:val="EE0000"/>
          <w:sz w:val="28"/>
          <w:szCs w:val="28"/>
        </w:rPr>
        <w:t>M21] Which payment method and da</w:t>
      </w:r>
      <w:r w:rsidR="00612322" w:rsidRPr="004379A2">
        <w:rPr>
          <w:b/>
          <w:bCs/>
          <w:color w:val="EE0000"/>
          <w:sz w:val="28"/>
          <w:szCs w:val="28"/>
        </w:rPr>
        <w:t xml:space="preserve">te </w:t>
      </w:r>
      <w:r w:rsidRPr="004379A2">
        <w:rPr>
          <w:b/>
          <w:bCs/>
          <w:color w:val="EE0000"/>
          <w:sz w:val="28"/>
          <w:szCs w:val="28"/>
        </w:rPr>
        <w:t xml:space="preserve"> combination recorded the highest revenue?</w:t>
      </w:r>
    </w:p>
    <w:p w14:paraId="6B1D40AA" w14:textId="29C2370F" w:rsidR="00A24201" w:rsidRPr="00480BA4" w:rsidRDefault="001F1DAA" w:rsidP="005234FC">
      <w:pPr>
        <w:spacing w:after="120"/>
        <w:rPr>
          <w:color w:val="0D0D0D" w:themeColor="text1" w:themeTint="F2"/>
          <w:sz w:val="24"/>
          <w:szCs w:val="24"/>
        </w:rPr>
      </w:pPr>
      <w:r w:rsidRPr="004379A2">
        <w:rPr>
          <w:b/>
          <w:bCs/>
          <w:color w:val="0D0D0D" w:themeColor="text1" w:themeTint="F2"/>
          <w:sz w:val="28"/>
          <w:szCs w:val="28"/>
        </w:rPr>
        <w:t>Answer:-</w:t>
      </w:r>
      <w:r w:rsidRPr="004379A2">
        <w:rPr>
          <w:color w:val="0D0D0D" w:themeColor="text1" w:themeTint="F2"/>
          <w:sz w:val="24"/>
          <w:szCs w:val="24"/>
        </w:rPr>
        <w:t xml:space="preserve"> The Payment Method Cash and </w:t>
      </w:r>
      <w:r w:rsidR="00612322" w:rsidRPr="004379A2">
        <w:rPr>
          <w:color w:val="0D0D0D" w:themeColor="text1" w:themeTint="F2"/>
          <w:sz w:val="24"/>
          <w:szCs w:val="24"/>
        </w:rPr>
        <w:t xml:space="preserve">Date 09-01-2024 combination </w:t>
      </w:r>
      <w:r w:rsidR="00987E63" w:rsidRPr="004379A2">
        <w:rPr>
          <w:color w:val="0D0D0D" w:themeColor="text1" w:themeTint="F2"/>
          <w:sz w:val="24"/>
          <w:szCs w:val="24"/>
        </w:rPr>
        <w:t>recorded the highest revenue is 328833.</w:t>
      </w:r>
    </w:p>
    <w:p w14:paraId="1CE94BB1" w14:textId="17BB4E81" w:rsidR="00A24201" w:rsidRPr="00480BA4" w:rsidRDefault="00A24201" w:rsidP="005234FC">
      <w:pPr>
        <w:spacing w:after="120"/>
        <w:rPr>
          <w:color w:val="0D0D0D" w:themeColor="text1" w:themeTint="F2"/>
          <w:sz w:val="24"/>
          <w:szCs w:val="24"/>
        </w:rPr>
      </w:pPr>
      <w:r w:rsidRPr="00480BA4">
        <w:rPr>
          <w:b/>
          <w:bCs/>
          <w:color w:val="0D0D0D" w:themeColor="text1" w:themeTint="F2"/>
          <w:sz w:val="28"/>
          <w:szCs w:val="28"/>
        </w:rPr>
        <w:t>Explanation:</w:t>
      </w:r>
      <w:r w:rsidRPr="00480BA4">
        <w:rPr>
          <w:color w:val="0D0D0D" w:themeColor="text1" w:themeTint="F2"/>
          <w:sz w:val="24"/>
          <w:szCs w:val="24"/>
        </w:rPr>
        <w:t xml:space="preserve"> I grouped the rides by Payment Method and Date, summed up the Booking Value for each group, and then identified the maximum. The result shows that on 09-Jan-2024, rides paid in Cash generated the highest total revenue, making it the top-performing combination.</w:t>
      </w:r>
    </w:p>
    <w:p w14:paraId="086EEC69" w14:textId="77777777" w:rsidR="00791BBB" w:rsidRDefault="00791BBB" w:rsidP="005234FC">
      <w:pPr>
        <w:spacing w:after="120"/>
        <w:rPr>
          <w:b/>
          <w:bCs/>
          <w:i/>
          <w:iCs/>
          <w:color w:val="0D0D0D" w:themeColor="text1" w:themeTint="F2"/>
          <w:sz w:val="24"/>
          <w:szCs w:val="24"/>
        </w:rPr>
      </w:pPr>
    </w:p>
    <w:p w14:paraId="440FA6E4" w14:textId="1CA580F0" w:rsidR="00791BBB" w:rsidRPr="00480BA4" w:rsidRDefault="00791BBB" w:rsidP="005234FC">
      <w:pPr>
        <w:spacing w:after="120"/>
        <w:rPr>
          <w:b/>
          <w:bCs/>
          <w:color w:val="EE0000"/>
          <w:sz w:val="28"/>
          <w:szCs w:val="28"/>
        </w:rPr>
      </w:pPr>
      <w:r w:rsidRPr="00480BA4">
        <w:rPr>
          <w:b/>
          <w:bCs/>
          <w:color w:val="EE0000"/>
          <w:sz w:val="28"/>
          <w:szCs w:val="28"/>
        </w:rPr>
        <w:t>M22] Which pickup–drop–vehicle type combination gives the longest average ride distance?</w:t>
      </w:r>
    </w:p>
    <w:p w14:paraId="1A0DA28C" w14:textId="77777777" w:rsidR="00AA459C" w:rsidRPr="00AA459C" w:rsidRDefault="00AA459C" w:rsidP="00AA459C">
      <w:pPr>
        <w:spacing w:after="120"/>
        <w:rPr>
          <w:color w:val="0D0D0D" w:themeColor="text1" w:themeTint="F2"/>
          <w:sz w:val="24"/>
          <w:szCs w:val="24"/>
        </w:rPr>
      </w:pPr>
      <w:r w:rsidRPr="00AA459C">
        <w:rPr>
          <w:b/>
          <w:bCs/>
          <w:color w:val="0D0D0D" w:themeColor="text1" w:themeTint="F2"/>
          <w:sz w:val="28"/>
          <w:szCs w:val="28"/>
        </w:rPr>
        <w:t>Answer:</w:t>
      </w:r>
      <w:r w:rsidRPr="00AA459C">
        <w:rPr>
          <w:b/>
          <w:bCs/>
          <w:i/>
          <w:iCs/>
          <w:color w:val="0D0D0D" w:themeColor="text1" w:themeTint="F2"/>
          <w:sz w:val="24"/>
          <w:szCs w:val="24"/>
        </w:rPr>
        <w:br/>
      </w:r>
      <w:r w:rsidRPr="00AA459C">
        <w:rPr>
          <w:color w:val="0D0D0D" w:themeColor="text1" w:themeTint="F2"/>
          <w:sz w:val="24"/>
          <w:szCs w:val="24"/>
        </w:rPr>
        <w:t>The pickup–drop–vehicle type combination with the longest average ride distance is:</w:t>
      </w:r>
    </w:p>
    <w:p w14:paraId="18219321" w14:textId="77777777" w:rsidR="00AA459C" w:rsidRPr="00AA459C" w:rsidRDefault="00AA459C" w:rsidP="00AA459C">
      <w:pPr>
        <w:numPr>
          <w:ilvl w:val="0"/>
          <w:numId w:val="27"/>
        </w:numPr>
        <w:spacing w:after="120"/>
        <w:rPr>
          <w:color w:val="0D0D0D" w:themeColor="text1" w:themeTint="F2"/>
          <w:sz w:val="24"/>
          <w:szCs w:val="24"/>
        </w:rPr>
      </w:pPr>
      <w:r w:rsidRPr="00AA459C">
        <w:rPr>
          <w:color w:val="0D0D0D" w:themeColor="text1" w:themeTint="F2"/>
          <w:sz w:val="24"/>
          <w:szCs w:val="24"/>
        </w:rPr>
        <w:t>Pickup Location: Area-19</w:t>
      </w:r>
    </w:p>
    <w:p w14:paraId="5B160A4A" w14:textId="77777777" w:rsidR="00AA459C" w:rsidRPr="00AA459C" w:rsidRDefault="00AA459C" w:rsidP="00AA459C">
      <w:pPr>
        <w:numPr>
          <w:ilvl w:val="0"/>
          <w:numId w:val="27"/>
        </w:numPr>
        <w:spacing w:after="120"/>
        <w:rPr>
          <w:color w:val="0D0D0D" w:themeColor="text1" w:themeTint="F2"/>
          <w:sz w:val="24"/>
          <w:szCs w:val="24"/>
        </w:rPr>
      </w:pPr>
      <w:r w:rsidRPr="00AA459C">
        <w:rPr>
          <w:color w:val="0D0D0D" w:themeColor="text1" w:themeTint="F2"/>
          <w:sz w:val="24"/>
          <w:szCs w:val="24"/>
        </w:rPr>
        <w:t>Drop Location: Area-20</w:t>
      </w:r>
    </w:p>
    <w:p w14:paraId="7795A6A6" w14:textId="77777777" w:rsidR="00AA459C" w:rsidRPr="00AA459C" w:rsidRDefault="00AA459C" w:rsidP="00AA459C">
      <w:pPr>
        <w:numPr>
          <w:ilvl w:val="0"/>
          <w:numId w:val="27"/>
        </w:numPr>
        <w:spacing w:after="120"/>
        <w:rPr>
          <w:color w:val="0D0D0D" w:themeColor="text1" w:themeTint="F2"/>
          <w:sz w:val="24"/>
          <w:szCs w:val="24"/>
        </w:rPr>
      </w:pPr>
      <w:r w:rsidRPr="00AA459C">
        <w:rPr>
          <w:color w:val="0D0D0D" w:themeColor="text1" w:themeTint="F2"/>
          <w:sz w:val="24"/>
          <w:szCs w:val="24"/>
        </w:rPr>
        <w:t>Vehicle Type: Prime Plus</w:t>
      </w:r>
    </w:p>
    <w:p w14:paraId="4327327A" w14:textId="77777777" w:rsidR="00AA459C" w:rsidRPr="00AA459C" w:rsidRDefault="00AA459C" w:rsidP="00AA459C">
      <w:pPr>
        <w:numPr>
          <w:ilvl w:val="0"/>
          <w:numId w:val="27"/>
        </w:numPr>
        <w:spacing w:after="120"/>
        <w:rPr>
          <w:color w:val="0D0D0D" w:themeColor="text1" w:themeTint="F2"/>
          <w:sz w:val="24"/>
          <w:szCs w:val="24"/>
        </w:rPr>
      </w:pPr>
      <w:r w:rsidRPr="00AA459C">
        <w:rPr>
          <w:color w:val="0D0D0D" w:themeColor="text1" w:themeTint="F2"/>
          <w:sz w:val="24"/>
          <w:szCs w:val="24"/>
        </w:rPr>
        <w:t>Average Ride Distance: 49.99 km</w:t>
      </w:r>
    </w:p>
    <w:p w14:paraId="51C85C0B" w14:textId="301CA14D" w:rsidR="00AA459C" w:rsidRDefault="00AA459C" w:rsidP="00AA459C">
      <w:pPr>
        <w:spacing w:after="120"/>
        <w:rPr>
          <w:b/>
          <w:bCs/>
          <w:i/>
          <w:iCs/>
          <w:color w:val="0D0D0D" w:themeColor="text1" w:themeTint="F2"/>
          <w:sz w:val="24"/>
          <w:szCs w:val="24"/>
        </w:rPr>
      </w:pPr>
      <w:r w:rsidRPr="00AA459C">
        <w:rPr>
          <w:b/>
          <w:bCs/>
          <w:color w:val="0D0D0D" w:themeColor="text1" w:themeTint="F2"/>
          <w:sz w:val="28"/>
          <w:szCs w:val="28"/>
        </w:rPr>
        <w:t>Explanation:</w:t>
      </w:r>
      <w:r w:rsidRPr="00AA459C">
        <w:rPr>
          <w:b/>
          <w:bCs/>
          <w:i/>
          <w:iCs/>
          <w:color w:val="0D0D0D" w:themeColor="text1" w:themeTint="F2"/>
          <w:sz w:val="24"/>
          <w:szCs w:val="24"/>
        </w:rPr>
        <w:br/>
      </w:r>
      <w:r w:rsidRPr="00AA459C">
        <w:rPr>
          <w:color w:val="0D0D0D" w:themeColor="text1" w:themeTint="F2"/>
          <w:sz w:val="24"/>
          <w:szCs w:val="24"/>
        </w:rPr>
        <w:t>I grouped the data by pickup location, drop location, and vehicle type and calculated the mean ride distance for each combination. Then, I sorted these values to find the maximum</w:t>
      </w:r>
      <w:r w:rsidRPr="00AA459C">
        <w:rPr>
          <w:b/>
          <w:bCs/>
          <w:i/>
          <w:iCs/>
          <w:color w:val="0D0D0D" w:themeColor="text1" w:themeTint="F2"/>
          <w:sz w:val="24"/>
          <w:szCs w:val="24"/>
        </w:rPr>
        <w:t>.</w:t>
      </w:r>
    </w:p>
    <w:p w14:paraId="00C8AD97" w14:textId="77777777" w:rsidR="00E1797A" w:rsidRDefault="00E1797A" w:rsidP="00AA459C">
      <w:pPr>
        <w:spacing w:after="120"/>
        <w:rPr>
          <w:b/>
          <w:bCs/>
          <w:i/>
          <w:iCs/>
          <w:color w:val="0D0D0D" w:themeColor="text1" w:themeTint="F2"/>
          <w:sz w:val="24"/>
          <w:szCs w:val="24"/>
        </w:rPr>
      </w:pPr>
    </w:p>
    <w:p w14:paraId="1714BFA3" w14:textId="035F799A" w:rsidR="007659CD" w:rsidRPr="00480BA4" w:rsidRDefault="00E1797A" w:rsidP="00AA459C">
      <w:pPr>
        <w:spacing w:after="120"/>
        <w:rPr>
          <w:b/>
          <w:bCs/>
          <w:color w:val="EE0000"/>
          <w:sz w:val="28"/>
          <w:szCs w:val="28"/>
        </w:rPr>
      </w:pPr>
      <w:r w:rsidRPr="00480BA4">
        <w:rPr>
          <w:b/>
          <w:bCs/>
          <w:color w:val="EE0000"/>
          <w:sz w:val="28"/>
          <w:szCs w:val="28"/>
        </w:rPr>
        <w:t>M22] Which pickup–drop–vehicle type combination gives the longest average ride distance?</w:t>
      </w:r>
    </w:p>
    <w:p w14:paraId="44DD80FE" w14:textId="77777777" w:rsidR="00842905" w:rsidRPr="00842905" w:rsidRDefault="00842905" w:rsidP="00842905">
      <w:pPr>
        <w:spacing w:after="120"/>
        <w:rPr>
          <w:color w:val="0D0D0D" w:themeColor="text1" w:themeTint="F2"/>
          <w:sz w:val="24"/>
          <w:szCs w:val="24"/>
        </w:rPr>
      </w:pPr>
      <w:r w:rsidRPr="00842905">
        <w:rPr>
          <w:b/>
          <w:bCs/>
          <w:color w:val="0D0D0D" w:themeColor="text1" w:themeTint="F2"/>
          <w:sz w:val="28"/>
          <w:szCs w:val="28"/>
        </w:rPr>
        <w:t>Answer</w:t>
      </w:r>
      <w:r w:rsidRPr="00842905">
        <w:rPr>
          <w:b/>
          <w:bCs/>
          <w:i/>
          <w:iCs/>
          <w:color w:val="0D0D0D" w:themeColor="text1" w:themeTint="F2"/>
          <w:sz w:val="24"/>
          <w:szCs w:val="24"/>
        </w:rPr>
        <w:t>:</w:t>
      </w:r>
      <w:r w:rsidRPr="00842905">
        <w:rPr>
          <w:b/>
          <w:bCs/>
          <w:i/>
          <w:iCs/>
          <w:color w:val="0D0D0D" w:themeColor="text1" w:themeTint="F2"/>
          <w:sz w:val="24"/>
          <w:szCs w:val="24"/>
        </w:rPr>
        <w:br/>
      </w:r>
      <w:r w:rsidRPr="00842905">
        <w:rPr>
          <w:color w:val="0D0D0D" w:themeColor="text1" w:themeTint="F2"/>
          <w:sz w:val="24"/>
          <w:szCs w:val="24"/>
        </w:rPr>
        <w:t>The vehicle type and driver rating combination with the highest booking value is:</w:t>
      </w:r>
    </w:p>
    <w:p w14:paraId="00AA7B20" w14:textId="03C09571" w:rsidR="00842905" w:rsidRPr="00842905" w:rsidRDefault="00842905" w:rsidP="00842905">
      <w:pPr>
        <w:numPr>
          <w:ilvl w:val="0"/>
          <w:numId w:val="28"/>
        </w:numPr>
        <w:spacing w:after="120"/>
        <w:rPr>
          <w:color w:val="0D0D0D" w:themeColor="text1" w:themeTint="F2"/>
          <w:sz w:val="24"/>
          <w:szCs w:val="24"/>
        </w:rPr>
      </w:pPr>
      <w:r w:rsidRPr="00842905">
        <w:rPr>
          <w:color w:val="0D0D0D" w:themeColor="text1" w:themeTint="F2"/>
          <w:sz w:val="24"/>
          <w:szCs w:val="24"/>
        </w:rPr>
        <w:t xml:space="preserve">Vehicle Type: </w:t>
      </w:r>
      <w:r w:rsidR="002F3099" w:rsidRPr="00480BA4">
        <w:rPr>
          <w:color w:val="0D0D0D" w:themeColor="text1" w:themeTint="F2"/>
          <w:sz w:val="24"/>
          <w:szCs w:val="24"/>
        </w:rPr>
        <w:t>Bike</w:t>
      </w:r>
    </w:p>
    <w:p w14:paraId="27422EDA" w14:textId="20E4937B" w:rsidR="00842905" w:rsidRPr="00480BA4" w:rsidRDefault="00842905" w:rsidP="00842905">
      <w:pPr>
        <w:numPr>
          <w:ilvl w:val="0"/>
          <w:numId w:val="28"/>
        </w:numPr>
        <w:spacing w:after="120"/>
        <w:rPr>
          <w:color w:val="0D0D0D" w:themeColor="text1" w:themeTint="F2"/>
          <w:sz w:val="24"/>
          <w:szCs w:val="24"/>
        </w:rPr>
      </w:pPr>
      <w:r w:rsidRPr="00842905">
        <w:rPr>
          <w:color w:val="0D0D0D" w:themeColor="text1" w:themeTint="F2"/>
          <w:sz w:val="24"/>
          <w:szCs w:val="24"/>
        </w:rPr>
        <w:t xml:space="preserve">Driver Rating: </w:t>
      </w:r>
      <w:r w:rsidR="002F3099" w:rsidRPr="00480BA4">
        <w:rPr>
          <w:color w:val="0D0D0D" w:themeColor="text1" w:themeTint="F2"/>
          <w:sz w:val="24"/>
          <w:szCs w:val="24"/>
        </w:rPr>
        <w:t>4.5</w:t>
      </w:r>
    </w:p>
    <w:p w14:paraId="4A590207" w14:textId="7B339949" w:rsidR="003C16E5" w:rsidRPr="00842905" w:rsidRDefault="003C16E5" w:rsidP="00842905">
      <w:pPr>
        <w:numPr>
          <w:ilvl w:val="0"/>
          <w:numId w:val="28"/>
        </w:numPr>
        <w:spacing w:after="120"/>
        <w:rPr>
          <w:color w:val="0D0D0D" w:themeColor="text1" w:themeTint="F2"/>
          <w:sz w:val="24"/>
          <w:szCs w:val="24"/>
        </w:rPr>
      </w:pPr>
      <w:r w:rsidRPr="00480BA4">
        <w:rPr>
          <w:color w:val="0D0D0D" w:themeColor="text1" w:themeTint="F2"/>
          <w:sz w:val="24"/>
          <w:szCs w:val="24"/>
        </w:rPr>
        <w:t>Ride Distance:</w:t>
      </w:r>
      <w:r w:rsidR="00AE53FE" w:rsidRPr="00480BA4">
        <w:rPr>
          <w:color w:val="0D0D0D" w:themeColor="text1" w:themeTint="F2"/>
          <w:sz w:val="24"/>
          <w:szCs w:val="24"/>
        </w:rPr>
        <w:t>28.49</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6"/>
        <w:gridCol w:w="1710"/>
      </w:tblGrid>
      <w:tr w:rsidR="00FC0B5F" w:rsidRPr="00FC0B5F" w14:paraId="45240EEC" w14:textId="77777777" w:rsidTr="003C16E5">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F4CFEF" w14:textId="3625AD7F" w:rsidR="00FC0B5F" w:rsidRPr="00FC0B5F" w:rsidRDefault="00FC0B5F" w:rsidP="00FC0B5F">
            <w:pPr>
              <w:spacing w:after="120"/>
              <w:rPr>
                <w:b/>
                <w:bCs/>
                <w:i/>
                <w:iCs/>
                <w:color w:val="0D0D0D" w:themeColor="text1" w:themeTint="F2"/>
                <w:sz w:val="24"/>
                <w:szCs w:val="24"/>
              </w:rPr>
            </w:pPr>
          </w:p>
        </w:tc>
        <w:tc>
          <w:tcPr>
            <w:tcW w:w="1710" w:type="dxa"/>
            <w:tcBorders>
              <w:top w:val="nil"/>
              <w:left w:val="nil"/>
              <w:bottom w:val="nil"/>
              <w:right w:val="nil"/>
            </w:tcBorders>
            <w:shd w:val="clear" w:color="auto" w:fill="FFFFFF"/>
            <w:tcMar>
              <w:top w:w="120" w:type="dxa"/>
              <w:left w:w="120" w:type="dxa"/>
              <w:bottom w:w="120" w:type="dxa"/>
              <w:right w:w="120" w:type="dxa"/>
            </w:tcMar>
            <w:vAlign w:val="center"/>
            <w:hideMark/>
          </w:tcPr>
          <w:p w14:paraId="3BD9D040" w14:textId="0A69CE5F" w:rsidR="00FC0B5F" w:rsidRPr="00FC0B5F" w:rsidRDefault="00FC0B5F" w:rsidP="00FC0B5F">
            <w:pPr>
              <w:spacing w:after="120"/>
              <w:rPr>
                <w:b/>
                <w:bCs/>
                <w:i/>
                <w:iCs/>
                <w:color w:val="0D0D0D" w:themeColor="text1" w:themeTint="F2"/>
                <w:sz w:val="24"/>
                <w:szCs w:val="24"/>
              </w:rPr>
            </w:pPr>
          </w:p>
        </w:tc>
      </w:tr>
    </w:tbl>
    <w:p w14:paraId="3AFA1FB2" w14:textId="1FB34EC6" w:rsidR="00842905" w:rsidRDefault="00842905" w:rsidP="00842905">
      <w:pPr>
        <w:spacing w:after="120"/>
        <w:rPr>
          <w:b/>
          <w:bCs/>
          <w:i/>
          <w:iCs/>
          <w:color w:val="0D0D0D" w:themeColor="text1" w:themeTint="F2"/>
          <w:sz w:val="24"/>
          <w:szCs w:val="24"/>
        </w:rPr>
      </w:pPr>
      <w:r w:rsidRPr="00842905">
        <w:rPr>
          <w:b/>
          <w:bCs/>
          <w:color w:val="0D0D0D" w:themeColor="text1" w:themeTint="F2"/>
          <w:sz w:val="28"/>
          <w:szCs w:val="28"/>
        </w:rPr>
        <w:lastRenderedPageBreak/>
        <w:t>Explanation</w:t>
      </w:r>
      <w:r w:rsidRPr="00842905">
        <w:rPr>
          <w:b/>
          <w:bCs/>
          <w:i/>
          <w:iCs/>
          <w:color w:val="0D0D0D" w:themeColor="text1" w:themeTint="F2"/>
          <w:sz w:val="24"/>
          <w:szCs w:val="24"/>
        </w:rPr>
        <w:t>:</w:t>
      </w:r>
      <w:r w:rsidRPr="00842905">
        <w:rPr>
          <w:b/>
          <w:bCs/>
          <w:i/>
          <w:iCs/>
          <w:color w:val="0D0D0D" w:themeColor="text1" w:themeTint="F2"/>
          <w:sz w:val="24"/>
          <w:szCs w:val="24"/>
        </w:rPr>
        <w:br/>
      </w:r>
      <w:r w:rsidRPr="00842905">
        <w:rPr>
          <w:color w:val="0D0D0D" w:themeColor="text1" w:themeTint="F2"/>
          <w:sz w:val="24"/>
          <w:szCs w:val="24"/>
        </w:rPr>
        <w:t xml:space="preserve">I grouped the dataset by vehicle type and driver ratings, then calculated the average </w:t>
      </w:r>
      <w:r w:rsidR="00AE53FE" w:rsidRPr="00BD36A1">
        <w:rPr>
          <w:color w:val="0D0D0D" w:themeColor="text1" w:themeTint="F2"/>
          <w:sz w:val="24"/>
          <w:szCs w:val="24"/>
        </w:rPr>
        <w:t>Ride Distance</w:t>
      </w:r>
      <w:r w:rsidRPr="00842905">
        <w:rPr>
          <w:color w:val="0D0D0D" w:themeColor="text1" w:themeTint="F2"/>
          <w:sz w:val="24"/>
          <w:szCs w:val="24"/>
        </w:rPr>
        <w:t xml:space="preserve"> for each combination. After sorting, the </w:t>
      </w:r>
      <w:r w:rsidR="00AE53FE" w:rsidRPr="00BD36A1">
        <w:rPr>
          <w:color w:val="0D0D0D" w:themeColor="text1" w:themeTint="F2"/>
          <w:sz w:val="24"/>
          <w:szCs w:val="24"/>
        </w:rPr>
        <w:t>Bike</w:t>
      </w:r>
      <w:r w:rsidRPr="00842905">
        <w:rPr>
          <w:color w:val="0D0D0D" w:themeColor="text1" w:themeTint="F2"/>
          <w:sz w:val="24"/>
          <w:szCs w:val="24"/>
        </w:rPr>
        <w:t xml:space="preserve"> with driver rating </w:t>
      </w:r>
      <w:r w:rsidR="00AE53FE" w:rsidRPr="00BD36A1">
        <w:rPr>
          <w:color w:val="0D0D0D" w:themeColor="text1" w:themeTint="F2"/>
          <w:sz w:val="24"/>
          <w:szCs w:val="24"/>
        </w:rPr>
        <w:t xml:space="preserve">4.5 </w:t>
      </w:r>
      <w:r w:rsidRPr="00842905">
        <w:rPr>
          <w:color w:val="0D0D0D" w:themeColor="text1" w:themeTint="F2"/>
          <w:sz w:val="24"/>
          <w:szCs w:val="24"/>
        </w:rPr>
        <w:t>had the highest booking value on average</w:t>
      </w:r>
      <w:r w:rsidRPr="00842905">
        <w:rPr>
          <w:b/>
          <w:bCs/>
          <w:i/>
          <w:iCs/>
          <w:color w:val="0D0D0D" w:themeColor="text1" w:themeTint="F2"/>
          <w:sz w:val="24"/>
          <w:szCs w:val="24"/>
        </w:rPr>
        <w:t>.</w:t>
      </w:r>
    </w:p>
    <w:p w14:paraId="64E2E970" w14:textId="77777777" w:rsidR="00445ECB" w:rsidRDefault="00445ECB" w:rsidP="00842905">
      <w:pPr>
        <w:spacing w:after="120"/>
        <w:rPr>
          <w:b/>
          <w:bCs/>
          <w:i/>
          <w:iCs/>
          <w:color w:val="0D0D0D" w:themeColor="text1" w:themeTint="F2"/>
          <w:sz w:val="24"/>
          <w:szCs w:val="24"/>
        </w:rPr>
      </w:pPr>
    </w:p>
    <w:p w14:paraId="0F3D5E5A" w14:textId="77777777" w:rsidR="007E30FB" w:rsidRPr="00BD36A1" w:rsidRDefault="007E30FB" w:rsidP="004C1456">
      <w:pPr>
        <w:spacing w:after="120"/>
        <w:rPr>
          <w:b/>
          <w:bCs/>
          <w:color w:val="EE0000"/>
          <w:sz w:val="28"/>
          <w:szCs w:val="28"/>
        </w:rPr>
      </w:pPr>
      <w:r w:rsidRPr="00BD36A1">
        <w:rPr>
          <w:b/>
          <w:bCs/>
          <w:color w:val="EE0000"/>
          <w:sz w:val="28"/>
          <w:szCs w:val="28"/>
        </w:rPr>
        <w:t>M23] Which vehicle type and driver rating combination gives the highest booking value?</w:t>
      </w:r>
    </w:p>
    <w:p w14:paraId="04E59941" w14:textId="1A00C43E" w:rsidR="004C1456" w:rsidRPr="004C1456" w:rsidRDefault="004C1456" w:rsidP="004C1456">
      <w:pPr>
        <w:spacing w:after="120"/>
        <w:rPr>
          <w:b/>
          <w:bCs/>
          <w:color w:val="0D0D0D" w:themeColor="text1" w:themeTint="F2"/>
          <w:sz w:val="28"/>
          <w:szCs w:val="28"/>
        </w:rPr>
      </w:pPr>
      <w:r w:rsidRPr="004C1456">
        <w:rPr>
          <w:b/>
          <w:bCs/>
          <w:color w:val="0D0D0D" w:themeColor="text1" w:themeTint="F2"/>
          <w:sz w:val="28"/>
          <w:szCs w:val="28"/>
        </w:rPr>
        <w:t>Answer</w:t>
      </w:r>
      <w:r w:rsidR="007E30FB" w:rsidRPr="00BD36A1">
        <w:rPr>
          <w:b/>
          <w:bCs/>
          <w:color w:val="0D0D0D" w:themeColor="text1" w:themeTint="F2"/>
          <w:sz w:val="28"/>
          <w:szCs w:val="28"/>
        </w:rPr>
        <w:t>:</w:t>
      </w:r>
    </w:p>
    <w:p w14:paraId="7734FE38" w14:textId="77777777" w:rsidR="004C1456" w:rsidRPr="004C1456" w:rsidRDefault="004C1456" w:rsidP="004C1456">
      <w:pPr>
        <w:numPr>
          <w:ilvl w:val="0"/>
          <w:numId w:val="30"/>
        </w:numPr>
        <w:spacing w:after="120"/>
        <w:rPr>
          <w:color w:val="0D0D0D" w:themeColor="text1" w:themeTint="F2"/>
          <w:sz w:val="24"/>
          <w:szCs w:val="24"/>
        </w:rPr>
      </w:pPr>
      <w:r w:rsidRPr="004C1456">
        <w:rPr>
          <w:color w:val="0D0D0D" w:themeColor="text1" w:themeTint="F2"/>
          <w:sz w:val="24"/>
          <w:szCs w:val="24"/>
        </w:rPr>
        <w:t>Vehicle Type: Prime Plus</w:t>
      </w:r>
    </w:p>
    <w:p w14:paraId="47099F9B" w14:textId="77777777" w:rsidR="004C1456" w:rsidRPr="004C1456" w:rsidRDefault="004C1456" w:rsidP="004C1456">
      <w:pPr>
        <w:numPr>
          <w:ilvl w:val="0"/>
          <w:numId w:val="30"/>
        </w:numPr>
        <w:spacing w:after="120"/>
        <w:rPr>
          <w:color w:val="0D0D0D" w:themeColor="text1" w:themeTint="F2"/>
          <w:sz w:val="24"/>
          <w:szCs w:val="24"/>
        </w:rPr>
      </w:pPr>
      <w:r w:rsidRPr="004C1456">
        <w:rPr>
          <w:color w:val="0D0D0D" w:themeColor="text1" w:themeTint="F2"/>
          <w:sz w:val="24"/>
          <w:szCs w:val="24"/>
        </w:rPr>
        <w:t>Driver Rating: 3.8</w:t>
      </w:r>
    </w:p>
    <w:p w14:paraId="573CE17D" w14:textId="77777777" w:rsidR="004C1456" w:rsidRPr="00BD36A1" w:rsidRDefault="004C1456" w:rsidP="004C1456">
      <w:pPr>
        <w:numPr>
          <w:ilvl w:val="0"/>
          <w:numId w:val="30"/>
        </w:numPr>
        <w:spacing w:after="120"/>
        <w:rPr>
          <w:color w:val="0D0D0D" w:themeColor="text1" w:themeTint="F2"/>
          <w:sz w:val="24"/>
          <w:szCs w:val="24"/>
        </w:rPr>
      </w:pPr>
      <w:r w:rsidRPr="004C1456">
        <w:rPr>
          <w:color w:val="0D0D0D" w:themeColor="text1" w:themeTint="F2"/>
          <w:sz w:val="24"/>
          <w:szCs w:val="24"/>
        </w:rPr>
        <w:t>Highest Booking Value: 1104.171198</w:t>
      </w:r>
    </w:p>
    <w:p w14:paraId="6B080D70" w14:textId="77777777" w:rsidR="00926233" w:rsidRDefault="00926233" w:rsidP="00926233">
      <w:pPr>
        <w:spacing w:after="120"/>
        <w:rPr>
          <w:b/>
          <w:bCs/>
          <w:i/>
          <w:iCs/>
          <w:color w:val="0D0D0D" w:themeColor="text1" w:themeTint="F2"/>
          <w:sz w:val="24"/>
          <w:szCs w:val="24"/>
        </w:rPr>
      </w:pPr>
    </w:p>
    <w:p w14:paraId="0A3ACC04" w14:textId="57991D98" w:rsidR="00926233" w:rsidRDefault="00926233" w:rsidP="00926233">
      <w:pPr>
        <w:spacing w:after="120"/>
        <w:rPr>
          <w:b/>
          <w:bCs/>
          <w:i/>
          <w:iCs/>
          <w:color w:val="0D0D0D" w:themeColor="text1" w:themeTint="F2"/>
          <w:sz w:val="24"/>
          <w:szCs w:val="24"/>
        </w:rPr>
      </w:pPr>
      <w:r w:rsidRPr="00BD36A1">
        <w:rPr>
          <w:b/>
          <w:bCs/>
          <w:color w:val="0D0D0D" w:themeColor="text1" w:themeTint="F2"/>
          <w:sz w:val="28"/>
          <w:szCs w:val="28"/>
        </w:rPr>
        <w:t>Explanation :</w:t>
      </w:r>
      <w:r w:rsidRPr="00926233">
        <w:t xml:space="preserve"> </w:t>
      </w:r>
      <w:r w:rsidRPr="00BD36A1">
        <w:rPr>
          <w:color w:val="0D0D0D" w:themeColor="text1" w:themeTint="F2"/>
          <w:sz w:val="24"/>
          <w:szCs w:val="24"/>
        </w:rPr>
        <w:t>The Prime Plus vehicle with a 3.8-rated driver gives the highest booking value of 1104.171198. This is because, despite not having the highest rating, this combination likely had more rides or higher-value rides, resulting in the maximum total booking value. It shows that the total booking value depends on both ride frequency and booking size, not just driver rating.</w:t>
      </w:r>
    </w:p>
    <w:p w14:paraId="196E32B2" w14:textId="77777777" w:rsidR="006D55B4" w:rsidRDefault="006D55B4" w:rsidP="00926233">
      <w:pPr>
        <w:spacing w:after="120"/>
        <w:rPr>
          <w:b/>
          <w:bCs/>
          <w:i/>
          <w:iCs/>
          <w:color w:val="0D0D0D" w:themeColor="text1" w:themeTint="F2"/>
          <w:sz w:val="24"/>
          <w:szCs w:val="24"/>
        </w:rPr>
      </w:pPr>
    </w:p>
    <w:p w14:paraId="56B2B59C" w14:textId="12DE0D25" w:rsidR="007B745D" w:rsidRPr="00BD36A1" w:rsidRDefault="007B745D" w:rsidP="007B745D">
      <w:pPr>
        <w:spacing w:after="120"/>
        <w:rPr>
          <w:b/>
          <w:bCs/>
          <w:color w:val="EE0000"/>
          <w:sz w:val="28"/>
          <w:szCs w:val="28"/>
        </w:rPr>
      </w:pPr>
      <w:r w:rsidRPr="00BD36A1">
        <w:rPr>
          <w:b/>
          <w:bCs/>
          <w:color w:val="EE0000"/>
          <w:sz w:val="28"/>
          <w:szCs w:val="28"/>
        </w:rPr>
        <w:t>M24] Which customer ID and vehicle type pair has the highest number of successful rides?</w:t>
      </w:r>
    </w:p>
    <w:p w14:paraId="340986BB" w14:textId="3AD67E7F" w:rsidR="00AA459C" w:rsidRPr="00DE3933" w:rsidRDefault="007B745D" w:rsidP="005234FC">
      <w:pPr>
        <w:spacing w:after="120"/>
        <w:rPr>
          <w:color w:val="0D0D0D" w:themeColor="text1" w:themeTint="F2"/>
          <w:sz w:val="24"/>
          <w:szCs w:val="24"/>
        </w:rPr>
      </w:pPr>
      <w:r w:rsidRPr="00DE3933">
        <w:rPr>
          <w:b/>
          <w:bCs/>
          <w:color w:val="0D0D0D" w:themeColor="text1" w:themeTint="F2"/>
          <w:sz w:val="28"/>
          <w:szCs w:val="28"/>
        </w:rPr>
        <w:t>Answer</w:t>
      </w:r>
      <w:r w:rsidRPr="00DE3933">
        <w:rPr>
          <w:color w:val="0D0D0D" w:themeColor="text1" w:themeTint="F2"/>
          <w:sz w:val="24"/>
          <w:szCs w:val="24"/>
        </w:rPr>
        <w:t xml:space="preserve">:- </w:t>
      </w:r>
      <w:r w:rsidR="008221E6">
        <w:rPr>
          <w:color w:val="0D0D0D" w:themeColor="text1" w:themeTint="F2"/>
          <w:sz w:val="24"/>
          <w:szCs w:val="24"/>
        </w:rPr>
        <w:t>T</w:t>
      </w:r>
      <w:r w:rsidR="00BF61A8" w:rsidRPr="00DE3933">
        <w:rPr>
          <w:color w:val="0D0D0D" w:themeColor="text1" w:themeTint="F2"/>
          <w:sz w:val="24"/>
          <w:szCs w:val="24"/>
        </w:rPr>
        <w:t>his 380789 customer id and  Prime Plu</w:t>
      </w:r>
      <w:r w:rsidR="000E5C5A" w:rsidRPr="00DE3933">
        <w:rPr>
          <w:color w:val="0D0D0D" w:themeColor="text1" w:themeTint="F2"/>
          <w:sz w:val="24"/>
          <w:szCs w:val="24"/>
        </w:rPr>
        <w:t xml:space="preserve">s </w:t>
      </w:r>
      <w:r w:rsidR="00BF61A8" w:rsidRPr="00DE3933">
        <w:rPr>
          <w:color w:val="0D0D0D" w:themeColor="text1" w:themeTint="F2"/>
          <w:sz w:val="24"/>
          <w:szCs w:val="24"/>
        </w:rPr>
        <w:t>vehicl</w:t>
      </w:r>
      <w:r w:rsidR="000E5C5A" w:rsidRPr="00DE3933">
        <w:rPr>
          <w:color w:val="0D0D0D" w:themeColor="text1" w:themeTint="F2"/>
          <w:sz w:val="24"/>
          <w:szCs w:val="24"/>
        </w:rPr>
        <w:t>e</w:t>
      </w:r>
      <w:r w:rsidR="00BF61A8" w:rsidRPr="00DE3933">
        <w:rPr>
          <w:color w:val="0D0D0D" w:themeColor="text1" w:themeTint="F2"/>
          <w:sz w:val="24"/>
          <w:szCs w:val="24"/>
        </w:rPr>
        <w:t xml:space="preserve"> type pair </w:t>
      </w:r>
      <w:r w:rsidR="000E5C5A" w:rsidRPr="00DE3933">
        <w:rPr>
          <w:color w:val="0D0D0D" w:themeColor="text1" w:themeTint="F2"/>
          <w:sz w:val="24"/>
          <w:szCs w:val="24"/>
        </w:rPr>
        <w:t>the highest number of successful rides .</w:t>
      </w:r>
    </w:p>
    <w:p w14:paraId="7B499B15" w14:textId="77777777" w:rsidR="00987E63" w:rsidRDefault="00987E63" w:rsidP="005234FC">
      <w:pPr>
        <w:spacing w:after="120"/>
        <w:rPr>
          <w:b/>
          <w:bCs/>
          <w:i/>
          <w:iCs/>
          <w:color w:val="0D0D0D" w:themeColor="text1" w:themeTint="F2"/>
          <w:sz w:val="24"/>
          <w:szCs w:val="24"/>
        </w:rPr>
      </w:pPr>
    </w:p>
    <w:p w14:paraId="2584F55F" w14:textId="047811D9" w:rsidR="000057F0" w:rsidRPr="00DE3933" w:rsidRDefault="000E5C5A" w:rsidP="005234FC">
      <w:pPr>
        <w:spacing w:after="120"/>
        <w:rPr>
          <w:color w:val="0D0D0D" w:themeColor="text1" w:themeTint="F2"/>
          <w:sz w:val="24"/>
          <w:szCs w:val="24"/>
        </w:rPr>
      </w:pPr>
      <w:r w:rsidRPr="00DE3933">
        <w:rPr>
          <w:b/>
          <w:bCs/>
          <w:color w:val="0D0D0D" w:themeColor="text1" w:themeTint="F2"/>
          <w:sz w:val="28"/>
          <w:szCs w:val="28"/>
        </w:rPr>
        <w:t>Explanation :</w:t>
      </w:r>
      <w:r w:rsidR="00E600CC" w:rsidRPr="00DE3933">
        <w:t xml:space="preserve"> </w:t>
      </w:r>
      <w:r w:rsidR="00E600CC" w:rsidRPr="00DE3933">
        <w:rPr>
          <w:color w:val="0D0D0D" w:themeColor="text1" w:themeTint="F2"/>
          <w:sz w:val="24"/>
          <w:szCs w:val="24"/>
        </w:rPr>
        <w:t>This customer booked the Prime Plus vehicle more times successfully than any other customer–vehicle combination. The count of successful Booking IDs for this pair is the maximum in the dataset, indicating it achieved the highest number of successful rides.</w:t>
      </w:r>
    </w:p>
    <w:p w14:paraId="08FFECCA" w14:textId="77777777" w:rsidR="00DA7430" w:rsidRDefault="00DA7430" w:rsidP="005234FC">
      <w:pPr>
        <w:spacing w:after="120"/>
        <w:rPr>
          <w:b/>
          <w:bCs/>
          <w:i/>
          <w:iCs/>
          <w:color w:val="0D0D0D" w:themeColor="text1" w:themeTint="F2"/>
          <w:sz w:val="24"/>
          <w:szCs w:val="24"/>
        </w:rPr>
      </w:pPr>
    </w:p>
    <w:p w14:paraId="72B1B77A" w14:textId="249C3D5F" w:rsidR="00DA7430" w:rsidRPr="004365DB" w:rsidRDefault="005042E1" w:rsidP="005234FC">
      <w:pPr>
        <w:spacing w:after="120"/>
        <w:rPr>
          <w:b/>
          <w:bCs/>
          <w:color w:val="EE0000"/>
          <w:sz w:val="28"/>
          <w:szCs w:val="28"/>
        </w:rPr>
      </w:pPr>
      <w:r w:rsidRPr="004365DB">
        <w:rPr>
          <w:b/>
          <w:bCs/>
          <w:color w:val="EE0000"/>
          <w:sz w:val="28"/>
          <w:szCs w:val="28"/>
        </w:rPr>
        <w:t>M25] Which drop location and vehicle type get the most 5-star customer ratings?</w:t>
      </w:r>
    </w:p>
    <w:p w14:paraId="63DCAD58" w14:textId="77777777" w:rsidR="00DA7430" w:rsidRPr="00DA7430" w:rsidRDefault="00DA7430" w:rsidP="00DA7430">
      <w:pPr>
        <w:spacing w:after="120"/>
        <w:rPr>
          <w:color w:val="0D0D0D" w:themeColor="text1" w:themeTint="F2"/>
          <w:sz w:val="24"/>
          <w:szCs w:val="24"/>
        </w:rPr>
      </w:pPr>
      <w:r w:rsidRPr="00DA7430">
        <w:rPr>
          <w:b/>
          <w:bCs/>
          <w:color w:val="0D0D0D" w:themeColor="text1" w:themeTint="F2"/>
          <w:sz w:val="28"/>
          <w:szCs w:val="28"/>
        </w:rPr>
        <w:t>Answer:</w:t>
      </w:r>
      <w:r w:rsidRPr="00DA7430">
        <w:rPr>
          <w:color w:val="0D0D0D" w:themeColor="text1" w:themeTint="F2"/>
          <w:sz w:val="24"/>
          <w:szCs w:val="24"/>
        </w:rPr>
        <w:t xml:space="preserve"> The drop location Area-17 with vehicle type Prime SUV received the most 5-star customer ratings.</w:t>
      </w:r>
    </w:p>
    <w:p w14:paraId="23F2EC40" w14:textId="77777777" w:rsidR="00DA7430" w:rsidRDefault="00DA7430" w:rsidP="00DA7430">
      <w:pPr>
        <w:spacing w:after="120"/>
        <w:rPr>
          <w:color w:val="0D0D0D" w:themeColor="text1" w:themeTint="F2"/>
          <w:sz w:val="24"/>
          <w:szCs w:val="24"/>
        </w:rPr>
      </w:pPr>
      <w:r w:rsidRPr="00DA7430">
        <w:rPr>
          <w:color w:val="0D0D0D" w:themeColor="text1" w:themeTint="F2"/>
          <w:sz w:val="24"/>
          <w:szCs w:val="24"/>
        </w:rPr>
        <w:t>Number of 5-star ratings: 7</w:t>
      </w:r>
    </w:p>
    <w:p w14:paraId="69430AD1" w14:textId="77777777" w:rsidR="00AC3804" w:rsidRPr="00DA7430" w:rsidRDefault="00AC3804" w:rsidP="00DA7430">
      <w:pPr>
        <w:spacing w:after="120"/>
        <w:rPr>
          <w:color w:val="0D0D0D" w:themeColor="text1" w:themeTint="F2"/>
          <w:sz w:val="24"/>
          <w:szCs w:val="24"/>
        </w:rPr>
      </w:pPr>
    </w:p>
    <w:p w14:paraId="395E2094" w14:textId="77777777" w:rsidR="00DA7430" w:rsidRDefault="00DA7430" w:rsidP="00DA7430">
      <w:pPr>
        <w:spacing w:after="120"/>
        <w:rPr>
          <w:b/>
          <w:bCs/>
          <w:i/>
          <w:iCs/>
          <w:color w:val="0D0D0D" w:themeColor="text1" w:themeTint="F2"/>
          <w:sz w:val="24"/>
          <w:szCs w:val="24"/>
        </w:rPr>
      </w:pPr>
      <w:r w:rsidRPr="00DA7430">
        <w:rPr>
          <w:b/>
          <w:bCs/>
          <w:color w:val="0D0D0D" w:themeColor="text1" w:themeTint="F2"/>
          <w:sz w:val="28"/>
          <w:szCs w:val="28"/>
        </w:rPr>
        <w:lastRenderedPageBreak/>
        <w:t>Explanation</w:t>
      </w:r>
      <w:r w:rsidRPr="00DA7430">
        <w:rPr>
          <w:b/>
          <w:bCs/>
          <w:i/>
          <w:iCs/>
          <w:color w:val="0D0D0D" w:themeColor="text1" w:themeTint="F2"/>
          <w:sz w:val="24"/>
          <w:szCs w:val="24"/>
        </w:rPr>
        <w:t>:</w:t>
      </w:r>
      <w:r w:rsidRPr="00DA7430">
        <w:rPr>
          <w:b/>
          <w:bCs/>
          <w:i/>
          <w:iCs/>
          <w:color w:val="0D0D0D" w:themeColor="text1" w:themeTint="F2"/>
          <w:sz w:val="24"/>
          <w:szCs w:val="24"/>
        </w:rPr>
        <w:br/>
      </w:r>
      <w:r w:rsidRPr="00DA7430">
        <w:rPr>
          <w:color w:val="0D0D0D" w:themeColor="text1" w:themeTint="F2"/>
          <w:sz w:val="24"/>
          <w:szCs w:val="24"/>
        </w:rPr>
        <w:t>After filtering for rides with 5-star ratings, counting them by Drop Location and Vehicle Type shows that Area-17 with Prime SUV had the highest number of 5-star ratings in the dataset, indicating this combination was rated the best by customers.</w:t>
      </w:r>
    </w:p>
    <w:p w14:paraId="18DC3633" w14:textId="77777777" w:rsidR="00BD62CF" w:rsidRDefault="00BD62CF" w:rsidP="00DA7430">
      <w:pPr>
        <w:spacing w:after="120"/>
        <w:rPr>
          <w:b/>
          <w:bCs/>
          <w:i/>
          <w:iCs/>
          <w:color w:val="0D0D0D" w:themeColor="text1" w:themeTint="F2"/>
          <w:sz w:val="24"/>
          <w:szCs w:val="24"/>
        </w:rPr>
      </w:pPr>
    </w:p>
    <w:p w14:paraId="0EA60E06" w14:textId="607E4FED" w:rsidR="005042E1" w:rsidRPr="008D7E17" w:rsidRDefault="00BD62CF" w:rsidP="00DA7430">
      <w:pPr>
        <w:spacing w:after="120"/>
        <w:rPr>
          <w:b/>
          <w:bCs/>
          <w:color w:val="EE0000"/>
          <w:sz w:val="28"/>
          <w:szCs w:val="28"/>
        </w:rPr>
      </w:pPr>
      <w:r w:rsidRPr="008D7E17">
        <w:rPr>
          <w:b/>
          <w:bCs/>
          <w:color w:val="EE0000"/>
          <w:sz w:val="28"/>
          <w:szCs w:val="28"/>
        </w:rPr>
        <w:t>M26] Which pickup &amp; drop location pair gives the lowest driver ratings?</w:t>
      </w:r>
    </w:p>
    <w:p w14:paraId="467D439A" w14:textId="77777777" w:rsidR="004C7E8D" w:rsidRPr="004C7E8D" w:rsidRDefault="004C7E8D" w:rsidP="004C7E8D">
      <w:pPr>
        <w:spacing w:after="120"/>
        <w:rPr>
          <w:b/>
          <w:bCs/>
          <w:i/>
          <w:iCs/>
          <w:color w:val="0D0D0D" w:themeColor="text1" w:themeTint="F2"/>
          <w:sz w:val="24"/>
          <w:szCs w:val="24"/>
        </w:rPr>
      </w:pPr>
      <w:r w:rsidRPr="004C7E8D">
        <w:rPr>
          <w:b/>
          <w:bCs/>
          <w:color w:val="0D0D0D" w:themeColor="text1" w:themeTint="F2"/>
          <w:sz w:val="28"/>
          <w:szCs w:val="28"/>
        </w:rPr>
        <w:t>Answer</w:t>
      </w:r>
      <w:r w:rsidRPr="004C7E8D">
        <w:rPr>
          <w:color w:val="0D0D0D" w:themeColor="text1" w:themeTint="F2"/>
          <w:sz w:val="24"/>
          <w:szCs w:val="24"/>
        </w:rPr>
        <w:t>: The pickup location Area-22 and drop location Area-32 pair has the lowest average driver ratings</w:t>
      </w:r>
      <w:r w:rsidRPr="004C7E8D">
        <w:rPr>
          <w:b/>
          <w:bCs/>
          <w:i/>
          <w:iCs/>
          <w:color w:val="0D0D0D" w:themeColor="text1" w:themeTint="F2"/>
          <w:sz w:val="24"/>
          <w:szCs w:val="24"/>
        </w:rPr>
        <w:t>.</w:t>
      </w:r>
    </w:p>
    <w:p w14:paraId="4E9738B8" w14:textId="77777777" w:rsidR="004C7E8D" w:rsidRDefault="004C7E8D" w:rsidP="004C7E8D">
      <w:pPr>
        <w:spacing w:after="120"/>
        <w:rPr>
          <w:b/>
          <w:bCs/>
          <w:i/>
          <w:iCs/>
          <w:color w:val="0D0D0D" w:themeColor="text1" w:themeTint="F2"/>
          <w:sz w:val="24"/>
          <w:szCs w:val="24"/>
        </w:rPr>
      </w:pPr>
      <w:r w:rsidRPr="004C7E8D">
        <w:rPr>
          <w:b/>
          <w:bCs/>
          <w:color w:val="0D0D0D" w:themeColor="text1" w:themeTint="F2"/>
          <w:sz w:val="28"/>
          <w:szCs w:val="28"/>
        </w:rPr>
        <w:t>Explanation</w:t>
      </w:r>
      <w:r w:rsidRPr="004C7E8D">
        <w:rPr>
          <w:b/>
          <w:bCs/>
          <w:i/>
          <w:iCs/>
          <w:color w:val="0D0D0D" w:themeColor="text1" w:themeTint="F2"/>
          <w:sz w:val="28"/>
          <w:szCs w:val="28"/>
        </w:rPr>
        <w:t>:</w:t>
      </w:r>
      <w:r w:rsidRPr="004C7E8D">
        <w:rPr>
          <w:b/>
          <w:bCs/>
          <w:i/>
          <w:iCs/>
          <w:color w:val="0D0D0D" w:themeColor="text1" w:themeTint="F2"/>
          <w:sz w:val="24"/>
          <w:szCs w:val="24"/>
        </w:rPr>
        <w:br/>
      </w:r>
      <w:r w:rsidRPr="004C7E8D">
        <w:rPr>
          <w:color w:val="0D0D0D" w:themeColor="text1" w:themeTint="F2"/>
          <w:sz w:val="24"/>
          <w:szCs w:val="24"/>
        </w:rPr>
        <w:t>After calculating the average driver rating for each pickup–drop pair, Area-22 to Area-32 was found to have the lowest rating, indicating that drivers on this route are rated lower by passengers compared to other routes</w:t>
      </w:r>
    </w:p>
    <w:p w14:paraId="26661817" w14:textId="77777777" w:rsidR="00BD62CF" w:rsidRDefault="00BD62CF" w:rsidP="004C7E8D">
      <w:pPr>
        <w:spacing w:after="120"/>
        <w:rPr>
          <w:b/>
          <w:bCs/>
          <w:i/>
          <w:iCs/>
          <w:color w:val="0D0D0D" w:themeColor="text1" w:themeTint="F2"/>
          <w:sz w:val="24"/>
          <w:szCs w:val="24"/>
        </w:rPr>
      </w:pPr>
    </w:p>
    <w:p w14:paraId="3EABD776" w14:textId="6F234857" w:rsidR="00F718F6" w:rsidRPr="00F718F6" w:rsidRDefault="00BD62CF" w:rsidP="00F718F6">
      <w:pPr>
        <w:spacing w:after="120"/>
        <w:rPr>
          <w:b/>
          <w:bCs/>
          <w:color w:val="EE0000"/>
          <w:sz w:val="28"/>
          <w:szCs w:val="28"/>
        </w:rPr>
      </w:pPr>
      <w:r w:rsidRPr="008B164D">
        <w:rPr>
          <w:b/>
          <w:bCs/>
          <w:color w:val="EE0000"/>
          <w:sz w:val="28"/>
          <w:szCs w:val="28"/>
        </w:rPr>
        <w:t>M27] Which vehicle type and date combination has the maximum revenue?</w:t>
      </w:r>
    </w:p>
    <w:p w14:paraId="6175AF52" w14:textId="77777777" w:rsidR="00F718F6" w:rsidRPr="00F718F6" w:rsidRDefault="00F718F6" w:rsidP="00F718F6">
      <w:pPr>
        <w:spacing w:after="120"/>
        <w:rPr>
          <w:color w:val="0D0D0D" w:themeColor="text1" w:themeTint="F2"/>
          <w:sz w:val="24"/>
          <w:szCs w:val="24"/>
        </w:rPr>
      </w:pPr>
      <w:r w:rsidRPr="00F718F6">
        <w:rPr>
          <w:b/>
          <w:bCs/>
          <w:color w:val="0D0D0D" w:themeColor="text1" w:themeTint="F2"/>
          <w:sz w:val="28"/>
          <w:szCs w:val="28"/>
        </w:rPr>
        <w:t>Answer</w:t>
      </w:r>
      <w:r w:rsidRPr="00F718F6">
        <w:rPr>
          <w:b/>
          <w:bCs/>
          <w:i/>
          <w:iCs/>
          <w:color w:val="0D0D0D" w:themeColor="text1" w:themeTint="F2"/>
          <w:sz w:val="24"/>
          <w:szCs w:val="24"/>
        </w:rPr>
        <w:t xml:space="preserve">: </w:t>
      </w:r>
      <w:r w:rsidRPr="00F718F6">
        <w:rPr>
          <w:color w:val="0D0D0D" w:themeColor="text1" w:themeTint="F2"/>
          <w:sz w:val="24"/>
          <w:szCs w:val="24"/>
        </w:rPr>
        <w:t xml:space="preserve">The vehicle type </w:t>
      </w:r>
      <w:proofErr w:type="spellStart"/>
      <w:r w:rsidRPr="00F718F6">
        <w:rPr>
          <w:color w:val="0D0D0D" w:themeColor="text1" w:themeTint="F2"/>
          <w:sz w:val="24"/>
          <w:szCs w:val="24"/>
        </w:rPr>
        <w:t>eBike</w:t>
      </w:r>
      <w:proofErr w:type="spellEnd"/>
      <w:r w:rsidRPr="00F718F6">
        <w:rPr>
          <w:color w:val="0D0D0D" w:themeColor="text1" w:themeTint="F2"/>
          <w:sz w:val="24"/>
          <w:szCs w:val="24"/>
        </w:rPr>
        <w:t xml:space="preserve"> on 11-01-2024 generated the maximum revenue of 194642.88.</w:t>
      </w:r>
    </w:p>
    <w:p w14:paraId="7AD3B461" w14:textId="77777777" w:rsidR="00F718F6" w:rsidRDefault="00F718F6" w:rsidP="00F718F6">
      <w:pPr>
        <w:spacing w:after="120"/>
        <w:rPr>
          <w:b/>
          <w:bCs/>
          <w:i/>
          <w:iCs/>
          <w:color w:val="0D0D0D" w:themeColor="text1" w:themeTint="F2"/>
          <w:sz w:val="24"/>
          <w:szCs w:val="24"/>
        </w:rPr>
      </w:pPr>
      <w:r w:rsidRPr="00F718F6">
        <w:rPr>
          <w:b/>
          <w:bCs/>
          <w:color w:val="0D0D0D" w:themeColor="text1" w:themeTint="F2"/>
          <w:sz w:val="28"/>
          <w:szCs w:val="28"/>
        </w:rPr>
        <w:t>Explanation</w:t>
      </w:r>
      <w:r w:rsidRPr="00F718F6">
        <w:rPr>
          <w:b/>
          <w:bCs/>
          <w:i/>
          <w:iCs/>
          <w:color w:val="0D0D0D" w:themeColor="text1" w:themeTint="F2"/>
          <w:sz w:val="24"/>
          <w:szCs w:val="24"/>
        </w:rPr>
        <w:t>:</w:t>
      </w:r>
      <w:r w:rsidRPr="00F718F6">
        <w:rPr>
          <w:b/>
          <w:bCs/>
          <w:i/>
          <w:iCs/>
          <w:color w:val="0D0D0D" w:themeColor="text1" w:themeTint="F2"/>
          <w:sz w:val="24"/>
          <w:szCs w:val="24"/>
        </w:rPr>
        <w:br/>
      </w:r>
      <w:r w:rsidRPr="00F718F6">
        <w:rPr>
          <w:color w:val="0D0D0D" w:themeColor="text1" w:themeTint="F2"/>
          <w:sz w:val="24"/>
          <w:szCs w:val="24"/>
        </w:rPr>
        <w:t xml:space="preserve">By summing the Booking Value for each vehicle type and date, it was found that </w:t>
      </w:r>
      <w:proofErr w:type="spellStart"/>
      <w:r w:rsidRPr="00F718F6">
        <w:rPr>
          <w:color w:val="0D0D0D" w:themeColor="text1" w:themeTint="F2"/>
          <w:sz w:val="24"/>
          <w:szCs w:val="24"/>
        </w:rPr>
        <w:t>eBike</w:t>
      </w:r>
      <w:proofErr w:type="spellEnd"/>
      <w:r w:rsidRPr="00F718F6">
        <w:rPr>
          <w:color w:val="0D0D0D" w:themeColor="text1" w:themeTint="F2"/>
          <w:sz w:val="24"/>
          <w:szCs w:val="24"/>
        </w:rPr>
        <w:t xml:space="preserve"> rides on 11-01-2024 brought in the highest total revenue, indicating this combination was the most profitable on that day.</w:t>
      </w:r>
    </w:p>
    <w:p w14:paraId="159A70EE" w14:textId="77777777" w:rsidR="00F718F6" w:rsidRDefault="00F718F6" w:rsidP="00F718F6">
      <w:pPr>
        <w:spacing w:after="120"/>
        <w:rPr>
          <w:b/>
          <w:bCs/>
          <w:i/>
          <w:iCs/>
          <w:color w:val="0D0D0D" w:themeColor="text1" w:themeTint="F2"/>
          <w:sz w:val="24"/>
          <w:szCs w:val="24"/>
        </w:rPr>
      </w:pPr>
    </w:p>
    <w:p w14:paraId="50077F32" w14:textId="02EC8A4C" w:rsidR="00732B38" w:rsidRPr="00732B38" w:rsidRDefault="009E6E92" w:rsidP="00732B38">
      <w:pPr>
        <w:spacing w:after="120"/>
        <w:rPr>
          <w:b/>
          <w:bCs/>
          <w:color w:val="EE0000"/>
          <w:sz w:val="28"/>
          <w:szCs w:val="28"/>
        </w:rPr>
      </w:pPr>
      <w:r w:rsidRPr="009A1FD8">
        <w:rPr>
          <w:b/>
          <w:bCs/>
          <w:color w:val="EE0000"/>
          <w:sz w:val="28"/>
          <w:szCs w:val="28"/>
        </w:rPr>
        <w:t>M28] Which pickup–drop pair has the shortest average ride distance?</w:t>
      </w:r>
    </w:p>
    <w:p w14:paraId="4AA77AEE" w14:textId="77777777" w:rsidR="00732B38" w:rsidRPr="00732B38" w:rsidRDefault="00732B38" w:rsidP="00732B38">
      <w:pPr>
        <w:spacing w:after="120"/>
        <w:rPr>
          <w:b/>
          <w:bCs/>
          <w:i/>
          <w:iCs/>
          <w:color w:val="0D0D0D" w:themeColor="text1" w:themeTint="F2"/>
          <w:sz w:val="24"/>
          <w:szCs w:val="24"/>
        </w:rPr>
      </w:pPr>
      <w:r w:rsidRPr="00732B38">
        <w:rPr>
          <w:b/>
          <w:bCs/>
          <w:color w:val="0D0D0D" w:themeColor="text1" w:themeTint="F2"/>
          <w:sz w:val="28"/>
          <w:szCs w:val="28"/>
        </w:rPr>
        <w:t>Answer:</w:t>
      </w:r>
      <w:r w:rsidRPr="00732B38">
        <w:rPr>
          <w:b/>
          <w:bCs/>
          <w:i/>
          <w:iCs/>
          <w:color w:val="0D0D0D" w:themeColor="text1" w:themeTint="F2"/>
          <w:sz w:val="24"/>
          <w:szCs w:val="24"/>
        </w:rPr>
        <w:t xml:space="preserve"> </w:t>
      </w:r>
      <w:r w:rsidRPr="00732B38">
        <w:rPr>
          <w:color w:val="0D0D0D" w:themeColor="text1" w:themeTint="F2"/>
          <w:sz w:val="24"/>
          <w:szCs w:val="24"/>
        </w:rPr>
        <w:t>The pickup location Area-3 and drop location Area-24 pair has the shortest average ride distance of 10.498.</w:t>
      </w:r>
    </w:p>
    <w:p w14:paraId="1623C72B" w14:textId="77777777" w:rsidR="00732B38" w:rsidRPr="00732B38" w:rsidRDefault="00732B38" w:rsidP="00732B38">
      <w:pPr>
        <w:spacing w:after="120"/>
        <w:rPr>
          <w:b/>
          <w:bCs/>
          <w:i/>
          <w:iCs/>
          <w:color w:val="0D0D0D" w:themeColor="text1" w:themeTint="F2"/>
          <w:sz w:val="24"/>
          <w:szCs w:val="24"/>
        </w:rPr>
      </w:pPr>
      <w:r w:rsidRPr="00732B38">
        <w:rPr>
          <w:b/>
          <w:bCs/>
          <w:color w:val="0D0D0D" w:themeColor="text1" w:themeTint="F2"/>
          <w:sz w:val="28"/>
          <w:szCs w:val="28"/>
        </w:rPr>
        <w:t>Explanation:</w:t>
      </w:r>
      <w:r w:rsidRPr="00732B38">
        <w:rPr>
          <w:b/>
          <w:bCs/>
          <w:i/>
          <w:iCs/>
          <w:color w:val="0D0D0D" w:themeColor="text1" w:themeTint="F2"/>
          <w:sz w:val="24"/>
          <w:szCs w:val="24"/>
        </w:rPr>
        <w:br/>
      </w:r>
      <w:r w:rsidRPr="00732B38">
        <w:rPr>
          <w:color w:val="0D0D0D" w:themeColor="text1" w:themeTint="F2"/>
          <w:sz w:val="24"/>
          <w:szCs w:val="24"/>
        </w:rPr>
        <w:t>By calculating the average Ride Distance for each pickup–drop pair, Area-3 to Area-24 was found to have the shortest average distance, indicating that rides on this route are generally shorter than other routes in the dataset</w:t>
      </w:r>
    </w:p>
    <w:p w14:paraId="382BF96C" w14:textId="77777777" w:rsidR="00BD62CF" w:rsidRDefault="00BD62CF" w:rsidP="004C7E8D">
      <w:pPr>
        <w:spacing w:after="120"/>
        <w:rPr>
          <w:b/>
          <w:bCs/>
          <w:i/>
          <w:iCs/>
          <w:color w:val="0D0D0D" w:themeColor="text1" w:themeTint="F2"/>
          <w:sz w:val="24"/>
          <w:szCs w:val="24"/>
        </w:rPr>
      </w:pPr>
    </w:p>
    <w:p w14:paraId="2E7B88B4" w14:textId="420F8F77" w:rsidR="00732B38" w:rsidRPr="008E29A0" w:rsidRDefault="00732B38" w:rsidP="004C7E8D">
      <w:pPr>
        <w:spacing w:after="120"/>
        <w:rPr>
          <w:b/>
          <w:bCs/>
          <w:color w:val="EE0000"/>
          <w:sz w:val="28"/>
          <w:szCs w:val="28"/>
        </w:rPr>
      </w:pPr>
      <w:r w:rsidRPr="008E29A0">
        <w:rPr>
          <w:b/>
          <w:bCs/>
          <w:color w:val="EE0000"/>
          <w:sz w:val="28"/>
          <w:szCs w:val="28"/>
        </w:rPr>
        <w:t>M29] Which vehicle type and drop location pair gives the highest ride distance?</w:t>
      </w:r>
    </w:p>
    <w:p w14:paraId="158B4E18" w14:textId="77777777" w:rsidR="002872D8" w:rsidRDefault="002872D8" w:rsidP="002872D8">
      <w:pPr>
        <w:spacing w:after="120"/>
        <w:rPr>
          <w:color w:val="0D0D0D" w:themeColor="text1" w:themeTint="F2"/>
          <w:sz w:val="24"/>
          <w:szCs w:val="24"/>
        </w:rPr>
      </w:pPr>
      <w:r w:rsidRPr="002872D8">
        <w:rPr>
          <w:b/>
          <w:bCs/>
          <w:color w:val="0D0D0D" w:themeColor="text1" w:themeTint="F2"/>
          <w:sz w:val="28"/>
          <w:szCs w:val="28"/>
        </w:rPr>
        <w:t>Answer:</w:t>
      </w:r>
      <w:r w:rsidRPr="002872D8">
        <w:rPr>
          <w:color w:val="0D0D0D" w:themeColor="text1" w:themeTint="F2"/>
          <w:sz w:val="24"/>
          <w:szCs w:val="24"/>
        </w:rPr>
        <w:t xml:space="preserve"> The vehicle type Mini and drop location Area-3 combination has the highest average ride distance of 29.092128.</w:t>
      </w:r>
    </w:p>
    <w:p w14:paraId="28200A61" w14:textId="77777777" w:rsidR="00AC3804" w:rsidRPr="002872D8" w:rsidRDefault="00AC3804" w:rsidP="002872D8">
      <w:pPr>
        <w:spacing w:after="120"/>
        <w:rPr>
          <w:color w:val="0D0D0D" w:themeColor="text1" w:themeTint="F2"/>
          <w:sz w:val="24"/>
          <w:szCs w:val="24"/>
        </w:rPr>
      </w:pPr>
    </w:p>
    <w:p w14:paraId="1C3FA040" w14:textId="77777777" w:rsidR="002872D8" w:rsidRPr="002872D8" w:rsidRDefault="002872D8" w:rsidP="002872D8">
      <w:pPr>
        <w:spacing w:after="120"/>
        <w:rPr>
          <w:b/>
          <w:bCs/>
          <w:i/>
          <w:iCs/>
          <w:color w:val="0D0D0D" w:themeColor="text1" w:themeTint="F2"/>
          <w:sz w:val="24"/>
          <w:szCs w:val="24"/>
        </w:rPr>
      </w:pPr>
      <w:r w:rsidRPr="002872D8">
        <w:rPr>
          <w:b/>
          <w:bCs/>
          <w:color w:val="0D0D0D" w:themeColor="text1" w:themeTint="F2"/>
          <w:sz w:val="28"/>
          <w:szCs w:val="28"/>
        </w:rPr>
        <w:lastRenderedPageBreak/>
        <w:t>Explanation:</w:t>
      </w:r>
      <w:r w:rsidRPr="002872D8">
        <w:rPr>
          <w:b/>
          <w:bCs/>
          <w:i/>
          <w:iCs/>
          <w:color w:val="0D0D0D" w:themeColor="text1" w:themeTint="F2"/>
          <w:sz w:val="24"/>
          <w:szCs w:val="24"/>
        </w:rPr>
        <w:br/>
      </w:r>
      <w:r w:rsidRPr="002872D8">
        <w:rPr>
          <w:color w:val="0D0D0D" w:themeColor="text1" w:themeTint="F2"/>
          <w:sz w:val="24"/>
          <w:szCs w:val="24"/>
        </w:rPr>
        <w:t>By calculating the average Ride Distance for each vehicle type and drop location pair, it was found that Mini rides ending at Area-3 have the longest average distance, indicating that this combination is associated with the longest rides in the dataset.</w:t>
      </w:r>
    </w:p>
    <w:p w14:paraId="619F863E" w14:textId="77777777" w:rsidR="002872D8" w:rsidRPr="00AC3804" w:rsidRDefault="002872D8" w:rsidP="004C7E8D">
      <w:pPr>
        <w:spacing w:after="120"/>
        <w:rPr>
          <w:b/>
          <w:bCs/>
          <w:color w:val="EE0000"/>
          <w:sz w:val="28"/>
          <w:szCs w:val="28"/>
        </w:rPr>
      </w:pPr>
    </w:p>
    <w:p w14:paraId="01F67A95" w14:textId="338393E6" w:rsidR="002710F2" w:rsidRPr="00AC3804" w:rsidRDefault="002710F2" w:rsidP="004C7E8D">
      <w:pPr>
        <w:spacing w:after="120"/>
        <w:rPr>
          <w:b/>
          <w:bCs/>
          <w:color w:val="EE0000"/>
          <w:sz w:val="28"/>
          <w:szCs w:val="28"/>
        </w:rPr>
      </w:pPr>
      <w:r w:rsidRPr="00AC3804">
        <w:rPr>
          <w:b/>
          <w:bCs/>
          <w:color w:val="EE0000"/>
          <w:sz w:val="28"/>
          <w:szCs w:val="28"/>
        </w:rPr>
        <w:t>M30] From which pickup location, with which vehicle type, and using which payment method do customers spend the most money?</w:t>
      </w:r>
    </w:p>
    <w:p w14:paraId="16BB2E87" w14:textId="77777777" w:rsidR="00512581" w:rsidRPr="00512581" w:rsidRDefault="00512581" w:rsidP="00512581">
      <w:pPr>
        <w:spacing w:after="120"/>
        <w:rPr>
          <w:color w:val="0D0D0D" w:themeColor="text1" w:themeTint="F2"/>
          <w:sz w:val="24"/>
          <w:szCs w:val="24"/>
        </w:rPr>
      </w:pPr>
      <w:r w:rsidRPr="00512581">
        <w:rPr>
          <w:b/>
          <w:bCs/>
          <w:color w:val="0D0D0D" w:themeColor="text1" w:themeTint="F2"/>
          <w:sz w:val="28"/>
          <w:szCs w:val="28"/>
        </w:rPr>
        <w:t>Answer:</w:t>
      </w:r>
      <w:r w:rsidRPr="00512581">
        <w:rPr>
          <w:color w:val="0D0D0D" w:themeColor="text1" w:themeTint="F2"/>
          <w:sz w:val="24"/>
          <w:szCs w:val="24"/>
        </w:rPr>
        <w:t xml:space="preserve"> The pickup location Area-44, with vehicle type Auto, and payment method Card is where customers spend the most money.</w:t>
      </w:r>
    </w:p>
    <w:p w14:paraId="25F4B0CF" w14:textId="64AE27C6" w:rsidR="00512581" w:rsidRDefault="00512581" w:rsidP="00512581">
      <w:pPr>
        <w:spacing w:after="120"/>
        <w:rPr>
          <w:color w:val="0D0D0D" w:themeColor="text1" w:themeTint="F2"/>
          <w:sz w:val="24"/>
          <w:szCs w:val="24"/>
        </w:rPr>
      </w:pPr>
      <w:r w:rsidRPr="00512581">
        <w:rPr>
          <w:b/>
          <w:bCs/>
          <w:color w:val="0D0D0D" w:themeColor="text1" w:themeTint="F2"/>
          <w:sz w:val="28"/>
          <w:szCs w:val="28"/>
        </w:rPr>
        <w:t>Explanation</w:t>
      </w:r>
      <w:r w:rsidRPr="00512581">
        <w:rPr>
          <w:b/>
          <w:bCs/>
          <w:i/>
          <w:iCs/>
          <w:color w:val="0D0D0D" w:themeColor="text1" w:themeTint="F2"/>
          <w:sz w:val="28"/>
          <w:szCs w:val="28"/>
        </w:rPr>
        <w:t>:</w:t>
      </w:r>
      <w:r w:rsidRPr="00512581">
        <w:rPr>
          <w:b/>
          <w:bCs/>
          <w:i/>
          <w:iCs/>
          <w:color w:val="0D0D0D" w:themeColor="text1" w:themeTint="F2"/>
          <w:sz w:val="24"/>
          <w:szCs w:val="24"/>
        </w:rPr>
        <w:br/>
      </w:r>
      <w:r w:rsidRPr="00512581">
        <w:rPr>
          <w:color w:val="0D0D0D" w:themeColor="text1" w:themeTint="F2"/>
          <w:sz w:val="24"/>
          <w:szCs w:val="24"/>
        </w:rPr>
        <w:t>By summing the Booking Value for each combination of pickup location, vehicle type, and payment method, it was found that Area-44 with Auto and Card payments generated the highest total spending, making this the most profitable combination in the dataset.</w:t>
      </w:r>
    </w:p>
    <w:p w14:paraId="2ADCFD71" w14:textId="77777777" w:rsidR="000D24DD" w:rsidRDefault="000D24DD" w:rsidP="00512581">
      <w:pPr>
        <w:spacing w:after="120"/>
        <w:rPr>
          <w:color w:val="0D0D0D" w:themeColor="text1" w:themeTint="F2"/>
          <w:sz w:val="24"/>
          <w:szCs w:val="24"/>
        </w:rPr>
      </w:pPr>
    </w:p>
    <w:p w14:paraId="05F0E1A3" w14:textId="739128DE" w:rsidR="000D24DD" w:rsidRPr="00784F93" w:rsidRDefault="000D24DD" w:rsidP="000D24DD">
      <w:pPr>
        <w:spacing w:after="120"/>
        <w:rPr>
          <w:b/>
          <w:bCs/>
          <w:color w:val="EE0000"/>
          <w:sz w:val="28"/>
          <w:szCs w:val="28"/>
        </w:rPr>
      </w:pPr>
      <w:r w:rsidRPr="00784F93">
        <w:rPr>
          <w:b/>
          <w:bCs/>
          <w:color w:val="EE0000"/>
          <w:sz w:val="28"/>
          <w:szCs w:val="28"/>
        </w:rPr>
        <w:t>M31] Which Drop Location and Vehicle Type combination has the maximum count of incomplete rides?</w:t>
      </w:r>
    </w:p>
    <w:p w14:paraId="050CCC76" w14:textId="77777777" w:rsidR="000D24DD" w:rsidRPr="000D24DD" w:rsidRDefault="000D24DD" w:rsidP="000D24DD">
      <w:pPr>
        <w:spacing w:after="120"/>
        <w:rPr>
          <w:b/>
          <w:bCs/>
          <w:color w:val="0D0D0D" w:themeColor="text1" w:themeTint="F2"/>
          <w:sz w:val="28"/>
          <w:szCs w:val="28"/>
        </w:rPr>
      </w:pPr>
      <w:r w:rsidRPr="000D24DD">
        <w:rPr>
          <w:b/>
          <w:bCs/>
          <w:color w:val="0D0D0D" w:themeColor="text1" w:themeTint="F2"/>
          <w:sz w:val="28"/>
          <w:szCs w:val="28"/>
        </w:rPr>
        <w:t>Answer:</w:t>
      </w:r>
      <w:r w:rsidRPr="000D24DD">
        <w:rPr>
          <w:b/>
          <w:bCs/>
          <w:color w:val="0D0D0D" w:themeColor="text1" w:themeTint="F2"/>
          <w:sz w:val="28"/>
          <w:szCs w:val="28"/>
        </w:rPr>
        <w:br/>
      </w:r>
      <w:r w:rsidRPr="00D11755">
        <w:rPr>
          <w:color w:val="0D0D0D" w:themeColor="text1" w:themeTint="F2"/>
          <w:sz w:val="24"/>
          <w:szCs w:val="24"/>
        </w:rPr>
        <w:t>The drop location Area-33, with vehicle type Auto, recorded the maximum number of incomplete rides (19 rides).</w:t>
      </w:r>
    </w:p>
    <w:p w14:paraId="570C7EB7" w14:textId="77777777" w:rsidR="000D24DD" w:rsidRDefault="000D24DD" w:rsidP="000D24DD">
      <w:pPr>
        <w:spacing w:after="120"/>
        <w:rPr>
          <w:b/>
          <w:bCs/>
          <w:color w:val="0D0D0D" w:themeColor="text1" w:themeTint="F2"/>
          <w:sz w:val="28"/>
          <w:szCs w:val="28"/>
        </w:rPr>
      </w:pPr>
      <w:r w:rsidRPr="000D24DD">
        <w:rPr>
          <w:b/>
          <w:bCs/>
          <w:color w:val="0D0D0D" w:themeColor="text1" w:themeTint="F2"/>
          <w:sz w:val="28"/>
          <w:szCs w:val="28"/>
        </w:rPr>
        <w:t>Explanation:</w:t>
      </w:r>
      <w:r w:rsidRPr="000D24DD">
        <w:rPr>
          <w:b/>
          <w:bCs/>
          <w:color w:val="0D0D0D" w:themeColor="text1" w:themeTint="F2"/>
          <w:sz w:val="28"/>
          <w:szCs w:val="28"/>
        </w:rPr>
        <w:br/>
      </w:r>
      <w:r w:rsidRPr="00D11755">
        <w:rPr>
          <w:color w:val="0D0D0D" w:themeColor="text1" w:themeTint="F2"/>
          <w:sz w:val="24"/>
          <w:szCs w:val="24"/>
        </w:rPr>
        <w:t>By filtering only the incomplete rides and grouping them by drop location and vehicle type, it was found that Auto rides ending at Area-33 had the highest count of incomplete bookings. This highlights a service reliability issue in that location–vehicle pair.</w:t>
      </w:r>
    </w:p>
    <w:p w14:paraId="1818FE6E" w14:textId="77777777" w:rsidR="000D24DD" w:rsidRDefault="000D24DD" w:rsidP="000D24DD">
      <w:pPr>
        <w:spacing w:after="120"/>
        <w:rPr>
          <w:b/>
          <w:bCs/>
          <w:color w:val="0D0D0D" w:themeColor="text1" w:themeTint="F2"/>
          <w:sz w:val="28"/>
          <w:szCs w:val="28"/>
        </w:rPr>
      </w:pPr>
    </w:p>
    <w:p w14:paraId="62237CB6" w14:textId="5D0479CC" w:rsidR="000D24DD" w:rsidRPr="00784F93" w:rsidRDefault="000D24DD" w:rsidP="000D24DD">
      <w:pPr>
        <w:spacing w:after="120"/>
        <w:rPr>
          <w:b/>
          <w:bCs/>
          <w:color w:val="EE0000"/>
          <w:sz w:val="28"/>
          <w:szCs w:val="28"/>
        </w:rPr>
      </w:pPr>
      <w:r w:rsidRPr="00784F93">
        <w:rPr>
          <w:b/>
          <w:bCs/>
          <w:color w:val="EE0000"/>
          <w:sz w:val="28"/>
          <w:szCs w:val="28"/>
        </w:rPr>
        <w:t>M32] Which Vehicle Type and Driver Rating combination gives the longest average ride distance?</w:t>
      </w:r>
    </w:p>
    <w:p w14:paraId="0674419D" w14:textId="77777777" w:rsidR="000D24DD" w:rsidRPr="000D24DD" w:rsidRDefault="000D24DD" w:rsidP="000D24DD">
      <w:pPr>
        <w:spacing w:after="120"/>
        <w:rPr>
          <w:b/>
          <w:bCs/>
          <w:color w:val="0D0D0D" w:themeColor="text1" w:themeTint="F2"/>
          <w:sz w:val="28"/>
          <w:szCs w:val="28"/>
        </w:rPr>
      </w:pPr>
      <w:r w:rsidRPr="000D24DD">
        <w:rPr>
          <w:b/>
          <w:bCs/>
          <w:color w:val="0D0D0D" w:themeColor="text1" w:themeTint="F2"/>
          <w:sz w:val="28"/>
          <w:szCs w:val="28"/>
        </w:rPr>
        <w:t>Answer:</w:t>
      </w:r>
      <w:r w:rsidRPr="000D24DD">
        <w:rPr>
          <w:b/>
          <w:bCs/>
          <w:color w:val="0D0D0D" w:themeColor="text1" w:themeTint="F2"/>
          <w:sz w:val="28"/>
          <w:szCs w:val="28"/>
        </w:rPr>
        <w:br/>
      </w:r>
      <w:r w:rsidRPr="00D11755">
        <w:rPr>
          <w:color w:val="0D0D0D" w:themeColor="text1" w:themeTint="F2"/>
          <w:sz w:val="24"/>
          <w:szCs w:val="24"/>
        </w:rPr>
        <w:t>The vehicle type Bike with a Driver Rating of 4.5 gives the longest average ride distance of 28.49 km.</w:t>
      </w:r>
    </w:p>
    <w:p w14:paraId="3505E24D" w14:textId="77777777" w:rsidR="000D24DD" w:rsidRDefault="000D24DD" w:rsidP="000D24DD">
      <w:pPr>
        <w:spacing w:after="120"/>
        <w:rPr>
          <w:b/>
          <w:bCs/>
          <w:color w:val="0D0D0D" w:themeColor="text1" w:themeTint="F2"/>
          <w:sz w:val="28"/>
          <w:szCs w:val="28"/>
        </w:rPr>
      </w:pPr>
      <w:r w:rsidRPr="000D24DD">
        <w:rPr>
          <w:b/>
          <w:bCs/>
          <w:color w:val="0D0D0D" w:themeColor="text1" w:themeTint="F2"/>
          <w:sz w:val="28"/>
          <w:szCs w:val="28"/>
        </w:rPr>
        <w:t>Explanation:</w:t>
      </w:r>
      <w:r w:rsidRPr="000D24DD">
        <w:rPr>
          <w:b/>
          <w:bCs/>
          <w:color w:val="0D0D0D" w:themeColor="text1" w:themeTint="F2"/>
          <w:sz w:val="28"/>
          <w:szCs w:val="28"/>
        </w:rPr>
        <w:br/>
      </w:r>
      <w:r w:rsidRPr="00D11755">
        <w:rPr>
          <w:color w:val="0D0D0D" w:themeColor="text1" w:themeTint="F2"/>
          <w:sz w:val="24"/>
          <w:szCs w:val="24"/>
        </w:rPr>
        <w:t>By grouping rides by vehicle type and driver rating and calculating the average ride distance, it was found that Bikes with drivers rated 4.5 travel the longest on average, indicating they are mostly used for longer trips.</w:t>
      </w:r>
    </w:p>
    <w:p w14:paraId="0A66084C" w14:textId="77777777" w:rsidR="000D24DD" w:rsidRPr="00784F93" w:rsidRDefault="000D24DD" w:rsidP="000D24DD">
      <w:pPr>
        <w:spacing w:after="120"/>
        <w:rPr>
          <w:b/>
          <w:bCs/>
          <w:color w:val="EE0000"/>
          <w:sz w:val="28"/>
          <w:szCs w:val="28"/>
        </w:rPr>
      </w:pPr>
    </w:p>
    <w:p w14:paraId="22099322" w14:textId="2470AEA3" w:rsidR="000D24DD" w:rsidRPr="00784F93" w:rsidRDefault="000D24DD" w:rsidP="000D24DD">
      <w:pPr>
        <w:spacing w:after="120"/>
        <w:rPr>
          <w:b/>
          <w:bCs/>
          <w:color w:val="EE0000"/>
          <w:sz w:val="28"/>
          <w:szCs w:val="28"/>
        </w:rPr>
      </w:pPr>
      <w:r w:rsidRPr="00784F93">
        <w:rPr>
          <w:b/>
          <w:bCs/>
          <w:color w:val="EE0000"/>
          <w:sz w:val="28"/>
          <w:szCs w:val="28"/>
        </w:rPr>
        <w:lastRenderedPageBreak/>
        <w:t>M33] Which Date and Payment Method combination recorded the highest number of successful rides?</w:t>
      </w:r>
    </w:p>
    <w:p w14:paraId="645E33F3" w14:textId="77777777" w:rsidR="000D24DD" w:rsidRPr="000D24DD" w:rsidRDefault="000D24DD" w:rsidP="000D24DD">
      <w:pPr>
        <w:spacing w:after="120"/>
        <w:rPr>
          <w:b/>
          <w:bCs/>
          <w:color w:val="0D0D0D" w:themeColor="text1" w:themeTint="F2"/>
          <w:sz w:val="28"/>
          <w:szCs w:val="28"/>
        </w:rPr>
      </w:pPr>
      <w:r w:rsidRPr="000D24DD">
        <w:rPr>
          <w:b/>
          <w:bCs/>
          <w:color w:val="0D0D0D" w:themeColor="text1" w:themeTint="F2"/>
          <w:sz w:val="28"/>
          <w:szCs w:val="28"/>
        </w:rPr>
        <w:t>Answer:</w:t>
      </w:r>
      <w:r w:rsidRPr="000D24DD">
        <w:rPr>
          <w:b/>
          <w:bCs/>
          <w:color w:val="0D0D0D" w:themeColor="text1" w:themeTint="F2"/>
          <w:sz w:val="28"/>
          <w:szCs w:val="28"/>
        </w:rPr>
        <w:br/>
      </w:r>
      <w:r w:rsidRPr="00D11755">
        <w:rPr>
          <w:color w:val="0D0D0D" w:themeColor="text1" w:themeTint="F2"/>
          <w:sz w:val="24"/>
          <w:szCs w:val="24"/>
        </w:rPr>
        <w:t>The date 09-01-2024 with Cash payment method recorded the highest number of successful rides.</w:t>
      </w:r>
    </w:p>
    <w:p w14:paraId="0CFBDEC0" w14:textId="77777777" w:rsidR="000D24DD" w:rsidRDefault="000D24DD" w:rsidP="000D24DD">
      <w:pPr>
        <w:spacing w:after="120"/>
        <w:rPr>
          <w:b/>
          <w:bCs/>
          <w:color w:val="0D0D0D" w:themeColor="text1" w:themeTint="F2"/>
          <w:sz w:val="28"/>
          <w:szCs w:val="28"/>
        </w:rPr>
      </w:pPr>
      <w:r w:rsidRPr="000D24DD">
        <w:rPr>
          <w:b/>
          <w:bCs/>
          <w:color w:val="0D0D0D" w:themeColor="text1" w:themeTint="F2"/>
          <w:sz w:val="28"/>
          <w:szCs w:val="28"/>
        </w:rPr>
        <w:t>Explanation:</w:t>
      </w:r>
      <w:r w:rsidRPr="000D24DD">
        <w:rPr>
          <w:b/>
          <w:bCs/>
          <w:color w:val="0D0D0D" w:themeColor="text1" w:themeTint="F2"/>
          <w:sz w:val="28"/>
          <w:szCs w:val="28"/>
        </w:rPr>
        <w:br/>
      </w:r>
      <w:r w:rsidRPr="00D11755">
        <w:rPr>
          <w:color w:val="0D0D0D" w:themeColor="text1" w:themeTint="F2"/>
          <w:sz w:val="24"/>
          <w:szCs w:val="24"/>
        </w:rPr>
        <w:t>By filtering only successful rides and grouping them by Date and Payment Method, the data shows that Cash payments on 09-01-2024 had the maximum ride count, making it the busiest and most preferred payment–date combination.</w:t>
      </w:r>
    </w:p>
    <w:p w14:paraId="1C99F036" w14:textId="77777777" w:rsidR="000D24DD" w:rsidRDefault="000D24DD" w:rsidP="000D24DD">
      <w:pPr>
        <w:spacing w:after="120"/>
        <w:rPr>
          <w:b/>
          <w:bCs/>
          <w:color w:val="0D0D0D" w:themeColor="text1" w:themeTint="F2"/>
          <w:sz w:val="28"/>
          <w:szCs w:val="28"/>
        </w:rPr>
      </w:pPr>
    </w:p>
    <w:p w14:paraId="1323DD6B" w14:textId="77777777" w:rsidR="000D24DD" w:rsidRPr="00784F93" w:rsidRDefault="000D24DD" w:rsidP="000D24DD">
      <w:pPr>
        <w:spacing w:after="120"/>
        <w:rPr>
          <w:b/>
          <w:bCs/>
          <w:color w:val="EE0000"/>
          <w:sz w:val="28"/>
          <w:szCs w:val="28"/>
        </w:rPr>
      </w:pPr>
      <w:r w:rsidRPr="00784F93">
        <w:rPr>
          <w:b/>
          <w:bCs/>
          <w:color w:val="EE0000"/>
          <w:sz w:val="28"/>
          <w:szCs w:val="28"/>
        </w:rPr>
        <w:t>M34. Which Pickup Location and Vehicle Type combination has the lowest average customer rating?</w:t>
      </w:r>
    </w:p>
    <w:p w14:paraId="61F209B1" w14:textId="0B4E02F8" w:rsidR="000D24DD" w:rsidRPr="000D24DD" w:rsidRDefault="000D24DD" w:rsidP="000D24DD">
      <w:pPr>
        <w:spacing w:after="120"/>
        <w:rPr>
          <w:b/>
          <w:bCs/>
          <w:color w:val="0D0D0D" w:themeColor="text1" w:themeTint="F2"/>
          <w:sz w:val="28"/>
          <w:szCs w:val="28"/>
        </w:rPr>
      </w:pPr>
      <w:r w:rsidRPr="000D24DD">
        <w:rPr>
          <w:b/>
          <w:bCs/>
          <w:color w:val="0D0D0D" w:themeColor="text1" w:themeTint="F2"/>
          <w:sz w:val="28"/>
          <w:szCs w:val="28"/>
        </w:rPr>
        <w:t>Answer:</w:t>
      </w:r>
      <w:r w:rsidRPr="000D24DD">
        <w:rPr>
          <w:b/>
          <w:bCs/>
          <w:color w:val="0D0D0D" w:themeColor="text1" w:themeTint="F2"/>
          <w:sz w:val="28"/>
          <w:szCs w:val="28"/>
        </w:rPr>
        <w:br/>
      </w:r>
      <w:r w:rsidRPr="00D11755">
        <w:rPr>
          <w:color w:val="0D0D0D" w:themeColor="text1" w:themeTint="F2"/>
          <w:sz w:val="24"/>
          <w:szCs w:val="24"/>
        </w:rPr>
        <w:t xml:space="preserve">The pickup location Area-41 with vehicle type </w:t>
      </w:r>
      <w:proofErr w:type="spellStart"/>
      <w:r w:rsidRPr="00D11755">
        <w:rPr>
          <w:color w:val="0D0D0D" w:themeColor="text1" w:themeTint="F2"/>
          <w:sz w:val="24"/>
          <w:szCs w:val="24"/>
        </w:rPr>
        <w:t>eBike</w:t>
      </w:r>
      <w:proofErr w:type="spellEnd"/>
      <w:r w:rsidRPr="00D11755">
        <w:rPr>
          <w:color w:val="0D0D0D" w:themeColor="text1" w:themeTint="F2"/>
          <w:sz w:val="24"/>
          <w:szCs w:val="24"/>
        </w:rPr>
        <w:t xml:space="preserve"> has the lowest average customer rating of 3.83.</w:t>
      </w:r>
    </w:p>
    <w:p w14:paraId="1D6AB181" w14:textId="77777777" w:rsidR="000D24DD" w:rsidRPr="000D24DD" w:rsidRDefault="000D24DD" w:rsidP="000D24DD">
      <w:pPr>
        <w:spacing w:after="120"/>
        <w:rPr>
          <w:b/>
          <w:bCs/>
          <w:color w:val="0D0D0D" w:themeColor="text1" w:themeTint="F2"/>
          <w:sz w:val="28"/>
          <w:szCs w:val="28"/>
        </w:rPr>
      </w:pPr>
      <w:r w:rsidRPr="000D24DD">
        <w:rPr>
          <w:b/>
          <w:bCs/>
          <w:color w:val="0D0D0D" w:themeColor="text1" w:themeTint="F2"/>
          <w:sz w:val="28"/>
          <w:szCs w:val="28"/>
        </w:rPr>
        <w:t>Explanation:</w:t>
      </w:r>
      <w:r w:rsidRPr="000D24DD">
        <w:rPr>
          <w:b/>
          <w:bCs/>
          <w:color w:val="0D0D0D" w:themeColor="text1" w:themeTint="F2"/>
          <w:sz w:val="28"/>
          <w:szCs w:val="28"/>
        </w:rPr>
        <w:br/>
      </w:r>
      <w:r w:rsidRPr="00D11755">
        <w:rPr>
          <w:color w:val="0D0D0D" w:themeColor="text1" w:themeTint="F2"/>
          <w:sz w:val="24"/>
          <w:szCs w:val="24"/>
        </w:rPr>
        <w:t xml:space="preserve">By grouping the rides by Pickup Location and Vehicle Type and calculating the mean of customer ratings, it was found that </w:t>
      </w:r>
      <w:proofErr w:type="spellStart"/>
      <w:r w:rsidRPr="00D11755">
        <w:rPr>
          <w:color w:val="0D0D0D" w:themeColor="text1" w:themeTint="F2"/>
          <w:sz w:val="24"/>
          <w:szCs w:val="24"/>
        </w:rPr>
        <w:t>eBike</w:t>
      </w:r>
      <w:proofErr w:type="spellEnd"/>
      <w:r w:rsidRPr="00D11755">
        <w:rPr>
          <w:color w:val="0D0D0D" w:themeColor="text1" w:themeTint="F2"/>
          <w:sz w:val="24"/>
          <w:szCs w:val="24"/>
        </w:rPr>
        <w:t xml:space="preserve"> rides starting from Area-41 consistently received the lowest ratings, suggesting customer dissatisfaction with that location–vehicle pair.</w:t>
      </w:r>
    </w:p>
    <w:p w14:paraId="365FB044" w14:textId="77777777" w:rsidR="000D24DD" w:rsidRDefault="000D24DD" w:rsidP="000D24DD">
      <w:pPr>
        <w:spacing w:after="120"/>
        <w:rPr>
          <w:b/>
          <w:bCs/>
          <w:color w:val="0D0D0D" w:themeColor="text1" w:themeTint="F2"/>
          <w:sz w:val="28"/>
          <w:szCs w:val="28"/>
        </w:rPr>
      </w:pPr>
    </w:p>
    <w:p w14:paraId="040A318A" w14:textId="77777777" w:rsidR="000D24DD" w:rsidRPr="00784F93" w:rsidRDefault="000D24DD" w:rsidP="000D24DD">
      <w:pPr>
        <w:spacing w:after="120"/>
        <w:rPr>
          <w:b/>
          <w:bCs/>
          <w:color w:val="EE0000"/>
          <w:sz w:val="28"/>
          <w:szCs w:val="28"/>
        </w:rPr>
      </w:pPr>
      <w:r w:rsidRPr="00784F93">
        <w:rPr>
          <w:b/>
          <w:bCs/>
          <w:color w:val="EE0000"/>
          <w:sz w:val="28"/>
          <w:szCs w:val="28"/>
        </w:rPr>
        <w:t>M35. Which Vehicle Type and Payment Method combination has the highest average ride distance?</w:t>
      </w:r>
    </w:p>
    <w:p w14:paraId="161B4038" w14:textId="2F8CDB22" w:rsidR="000D24DD" w:rsidRPr="000D24DD" w:rsidRDefault="000D24DD" w:rsidP="000D24DD">
      <w:pPr>
        <w:spacing w:after="120"/>
        <w:rPr>
          <w:b/>
          <w:bCs/>
          <w:color w:val="0D0D0D" w:themeColor="text1" w:themeTint="F2"/>
          <w:sz w:val="28"/>
          <w:szCs w:val="28"/>
        </w:rPr>
      </w:pPr>
      <w:r w:rsidRPr="000D24DD">
        <w:rPr>
          <w:b/>
          <w:bCs/>
          <w:color w:val="0D0D0D" w:themeColor="text1" w:themeTint="F2"/>
          <w:sz w:val="28"/>
          <w:szCs w:val="28"/>
        </w:rPr>
        <w:t>Answer:</w:t>
      </w:r>
      <w:r w:rsidRPr="000D24DD">
        <w:rPr>
          <w:b/>
          <w:bCs/>
          <w:color w:val="0D0D0D" w:themeColor="text1" w:themeTint="F2"/>
          <w:sz w:val="28"/>
          <w:szCs w:val="28"/>
        </w:rPr>
        <w:br/>
      </w:r>
      <w:r w:rsidRPr="00D11755">
        <w:rPr>
          <w:color w:val="0D0D0D" w:themeColor="text1" w:themeTint="F2"/>
          <w:sz w:val="24"/>
          <w:szCs w:val="24"/>
        </w:rPr>
        <w:t>The vehicle type Auto with Wallet payment method has the highest average ride distance of 26.15 km.</w:t>
      </w:r>
    </w:p>
    <w:p w14:paraId="2E7B69F4" w14:textId="77777777" w:rsidR="000D24DD" w:rsidRPr="00D11755" w:rsidRDefault="000D24DD" w:rsidP="000D24DD">
      <w:pPr>
        <w:spacing w:after="120"/>
        <w:rPr>
          <w:color w:val="0D0D0D" w:themeColor="text1" w:themeTint="F2"/>
          <w:sz w:val="24"/>
          <w:szCs w:val="24"/>
        </w:rPr>
      </w:pPr>
      <w:r w:rsidRPr="000D24DD">
        <w:rPr>
          <w:b/>
          <w:bCs/>
          <w:color w:val="0D0D0D" w:themeColor="text1" w:themeTint="F2"/>
          <w:sz w:val="28"/>
          <w:szCs w:val="28"/>
        </w:rPr>
        <w:t>Explanation:</w:t>
      </w:r>
      <w:r w:rsidRPr="000D24DD">
        <w:rPr>
          <w:b/>
          <w:bCs/>
          <w:color w:val="0D0D0D" w:themeColor="text1" w:themeTint="F2"/>
          <w:sz w:val="28"/>
          <w:szCs w:val="28"/>
        </w:rPr>
        <w:br/>
      </w:r>
      <w:r w:rsidRPr="00D11755">
        <w:rPr>
          <w:color w:val="0D0D0D" w:themeColor="text1" w:themeTint="F2"/>
          <w:sz w:val="24"/>
          <w:szCs w:val="24"/>
        </w:rPr>
        <w:t>By grouping the rides by Vehicle Type and Payment Method and calculating the mean ride distance, it was found that Auto rides paid through Wallet cover the longest distances on average, indicating this combination is preferred for longer trips.</w:t>
      </w:r>
    </w:p>
    <w:p w14:paraId="5216EE9F" w14:textId="48A4DA04" w:rsidR="000D24DD" w:rsidRPr="00784F93" w:rsidRDefault="000D24DD" w:rsidP="000D24DD">
      <w:pPr>
        <w:spacing w:after="120"/>
        <w:rPr>
          <w:b/>
          <w:bCs/>
          <w:color w:val="EE0000"/>
          <w:sz w:val="28"/>
          <w:szCs w:val="28"/>
        </w:rPr>
      </w:pPr>
      <w:r w:rsidRPr="00784F93">
        <w:rPr>
          <w:b/>
          <w:bCs/>
          <w:color w:val="EE0000"/>
          <w:sz w:val="28"/>
          <w:szCs w:val="28"/>
        </w:rPr>
        <w:t>M36] Which Pickup–Drop combination generated the maximum total booking value?</w:t>
      </w:r>
    </w:p>
    <w:p w14:paraId="611CA77B" w14:textId="77777777" w:rsidR="000D24DD" w:rsidRPr="000D24DD" w:rsidRDefault="000D24DD" w:rsidP="000D24DD">
      <w:pPr>
        <w:spacing w:after="120"/>
        <w:rPr>
          <w:b/>
          <w:bCs/>
          <w:color w:val="0D0D0D" w:themeColor="text1" w:themeTint="F2"/>
          <w:sz w:val="28"/>
          <w:szCs w:val="28"/>
        </w:rPr>
      </w:pPr>
      <w:r w:rsidRPr="000D24DD">
        <w:rPr>
          <w:b/>
          <w:bCs/>
          <w:color w:val="0D0D0D" w:themeColor="text1" w:themeTint="F2"/>
          <w:sz w:val="28"/>
          <w:szCs w:val="28"/>
        </w:rPr>
        <w:t xml:space="preserve">Answer: </w:t>
      </w:r>
      <w:r w:rsidRPr="00D11755">
        <w:rPr>
          <w:color w:val="0D0D0D" w:themeColor="text1" w:themeTint="F2"/>
          <w:sz w:val="24"/>
          <w:szCs w:val="24"/>
        </w:rPr>
        <w:t>The pickup location Area-18 and drop location Area-37 generated the maximum total booking value (₹30,103.98).</w:t>
      </w:r>
    </w:p>
    <w:p w14:paraId="23520E6D" w14:textId="177C8D31" w:rsidR="000D24DD" w:rsidRPr="00D11755" w:rsidRDefault="000D24DD" w:rsidP="000D24DD">
      <w:pPr>
        <w:spacing w:after="120"/>
        <w:rPr>
          <w:color w:val="0D0D0D" w:themeColor="text1" w:themeTint="F2"/>
          <w:sz w:val="24"/>
          <w:szCs w:val="24"/>
        </w:rPr>
      </w:pPr>
      <w:r w:rsidRPr="000D24DD">
        <w:rPr>
          <w:b/>
          <w:bCs/>
          <w:color w:val="0D0D0D" w:themeColor="text1" w:themeTint="F2"/>
          <w:sz w:val="28"/>
          <w:szCs w:val="28"/>
        </w:rPr>
        <w:t xml:space="preserve">Explanation: </w:t>
      </w:r>
      <w:r w:rsidRPr="00D11755">
        <w:rPr>
          <w:color w:val="0D0D0D" w:themeColor="text1" w:themeTint="F2"/>
          <w:sz w:val="24"/>
          <w:szCs w:val="24"/>
        </w:rPr>
        <w:t>I summed Booking Value for each pickup–drop pair and found Area-18 → Area-37 has the highest total revenue, so that route is the most profitable in the dataset.</w:t>
      </w:r>
    </w:p>
    <w:p w14:paraId="0443D9B1" w14:textId="77777777" w:rsidR="000D24DD" w:rsidRPr="00784F93" w:rsidRDefault="000D24DD" w:rsidP="000D24DD">
      <w:pPr>
        <w:spacing w:after="120"/>
        <w:rPr>
          <w:b/>
          <w:bCs/>
          <w:color w:val="EE0000"/>
          <w:sz w:val="28"/>
          <w:szCs w:val="28"/>
        </w:rPr>
      </w:pPr>
    </w:p>
    <w:p w14:paraId="46E41F8E" w14:textId="6130DB72" w:rsidR="000D24DD" w:rsidRPr="00784F93" w:rsidRDefault="000D24DD" w:rsidP="000D24DD">
      <w:pPr>
        <w:spacing w:after="120"/>
        <w:rPr>
          <w:b/>
          <w:bCs/>
          <w:color w:val="EE0000"/>
          <w:sz w:val="28"/>
          <w:szCs w:val="28"/>
        </w:rPr>
      </w:pPr>
      <w:r w:rsidRPr="00784F93">
        <w:rPr>
          <w:b/>
          <w:bCs/>
          <w:color w:val="EE0000"/>
          <w:sz w:val="28"/>
          <w:szCs w:val="28"/>
        </w:rPr>
        <w:t>M37] Which Date and Vehicle Type combination recorded the highest revenue?</w:t>
      </w:r>
    </w:p>
    <w:p w14:paraId="32965916" w14:textId="77777777" w:rsidR="000D24DD" w:rsidRPr="000D24DD" w:rsidRDefault="000D24DD" w:rsidP="000D24DD">
      <w:pPr>
        <w:spacing w:after="120"/>
        <w:rPr>
          <w:b/>
          <w:bCs/>
          <w:color w:val="0D0D0D" w:themeColor="text1" w:themeTint="F2"/>
          <w:sz w:val="28"/>
          <w:szCs w:val="28"/>
        </w:rPr>
      </w:pPr>
      <w:r w:rsidRPr="000D24DD">
        <w:rPr>
          <w:b/>
          <w:bCs/>
          <w:color w:val="0D0D0D" w:themeColor="text1" w:themeTint="F2"/>
          <w:sz w:val="28"/>
          <w:szCs w:val="28"/>
        </w:rPr>
        <w:t xml:space="preserve">Answer: </w:t>
      </w:r>
      <w:r w:rsidRPr="007B6AF9">
        <w:rPr>
          <w:color w:val="0D0D0D" w:themeColor="text1" w:themeTint="F2"/>
          <w:sz w:val="24"/>
          <w:szCs w:val="24"/>
        </w:rPr>
        <w:t xml:space="preserve">The date 11-01-2024 with vehicle type </w:t>
      </w:r>
      <w:proofErr w:type="spellStart"/>
      <w:r w:rsidRPr="007B6AF9">
        <w:rPr>
          <w:color w:val="0D0D0D" w:themeColor="text1" w:themeTint="F2"/>
          <w:sz w:val="24"/>
          <w:szCs w:val="24"/>
        </w:rPr>
        <w:t>eBike</w:t>
      </w:r>
      <w:proofErr w:type="spellEnd"/>
      <w:r w:rsidRPr="007B6AF9">
        <w:rPr>
          <w:color w:val="0D0D0D" w:themeColor="text1" w:themeTint="F2"/>
          <w:sz w:val="24"/>
          <w:szCs w:val="24"/>
        </w:rPr>
        <w:t xml:space="preserve"> recorded the highest total revenue (₹194,642.88).</w:t>
      </w:r>
    </w:p>
    <w:p w14:paraId="4CE4712A" w14:textId="77777777" w:rsidR="000D24DD" w:rsidRDefault="000D24DD" w:rsidP="000D24DD">
      <w:pPr>
        <w:spacing w:after="120"/>
        <w:rPr>
          <w:b/>
          <w:bCs/>
          <w:color w:val="0D0D0D" w:themeColor="text1" w:themeTint="F2"/>
          <w:sz w:val="28"/>
          <w:szCs w:val="28"/>
        </w:rPr>
      </w:pPr>
      <w:r w:rsidRPr="000D24DD">
        <w:rPr>
          <w:b/>
          <w:bCs/>
          <w:color w:val="0D0D0D" w:themeColor="text1" w:themeTint="F2"/>
          <w:sz w:val="28"/>
          <w:szCs w:val="28"/>
        </w:rPr>
        <w:t xml:space="preserve">Explanation: </w:t>
      </w:r>
      <w:r w:rsidRPr="007B6AF9">
        <w:rPr>
          <w:color w:val="0D0D0D" w:themeColor="text1" w:themeTint="F2"/>
          <w:sz w:val="24"/>
          <w:szCs w:val="24"/>
        </w:rPr>
        <w:t xml:space="preserve">I summed Booking Value for every Date × Vehicle Type pair (ignoring missing booking values) and found that </w:t>
      </w:r>
      <w:proofErr w:type="spellStart"/>
      <w:r w:rsidRPr="007B6AF9">
        <w:rPr>
          <w:color w:val="0D0D0D" w:themeColor="text1" w:themeTint="F2"/>
          <w:sz w:val="24"/>
          <w:szCs w:val="24"/>
        </w:rPr>
        <w:t>eBike</w:t>
      </w:r>
      <w:proofErr w:type="spellEnd"/>
      <w:r w:rsidRPr="007B6AF9">
        <w:rPr>
          <w:color w:val="0D0D0D" w:themeColor="text1" w:themeTint="F2"/>
          <w:sz w:val="24"/>
          <w:szCs w:val="24"/>
        </w:rPr>
        <w:t xml:space="preserve"> rides on 11-01-2024 generated the largest total booking value, making that date–vehicle combination the most profitable</w:t>
      </w:r>
    </w:p>
    <w:p w14:paraId="40D92542" w14:textId="77777777" w:rsidR="000D24DD" w:rsidRPr="000D24DD" w:rsidRDefault="000D24DD" w:rsidP="000D24DD">
      <w:pPr>
        <w:spacing w:after="120"/>
        <w:rPr>
          <w:b/>
          <w:bCs/>
          <w:color w:val="0D0D0D" w:themeColor="text1" w:themeTint="F2"/>
          <w:sz w:val="28"/>
          <w:szCs w:val="28"/>
        </w:rPr>
      </w:pPr>
    </w:p>
    <w:p w14:paraId="21AE41BA" w14:textId="502C573C" w:rsidR="000D24DD" w:rsidRPr="00784F93" w:rsidRDefault="000D24DD" w:rsidP="000D24DD">
      <w:pPr>
        <w:spacing w:after="120"/>
        <w:rPr>
          <w:b/>
          <w:bCs/>
          <w:color w:val="EE0000"/>
          <w:sz w:val="28"/>
          <w:szCs w:val="28"/>
        </w:rPr>
      </w:pPr>
      <w:r w:rsidRPr="00784F93">
        <w:rPr>
          <w:b/>
          <w:bCs/>
          <w:color w:val="EE0000"/>
          <w:sz w:val="28"/>
          <w:szCs w:val="28"/>
        </w:rPr>
        <w:t>M38. Which Driver Rating and Customer Rating combo gives the highest average booking value?</w:t>
      </w:r>
    </w:p>
    <w:p w14:paraId="39AC0790" w14:textId="77777777" w:rsidR="000D24DD" w:rsidRPr="000D24DD" w:rsidRDefault="000D24DD" w:rsidP="000D24DD">
      <w:pPr>
        <w:spacing w:after="120"/>
        <w:rPr>
          <w:b/>
          <w:bCs/>
          <w:color w:val="0D0D0D" w:themeColor="text1" w:themeTint="F2"/>
          <w:sz w:val="28"/>
          <w:szCs w:val="28"/>
        </w:rPr>
      </w:pPr>
      <w:r w:rsidRPr="000D24DD">
        <w:rPr>
          <w:b/>
          <w:bCs/>
          <w:color w:val="0D0D0D" w:themeColor="text1" w:themeTint="F2"/>
          <w:sz w:val="28"/>
          <w:szCs w:val="28"/>
        </w:rPr>
        <w:t xml:space="preserve">Answer: </w:t>
      </w:r>
      <w:r w:rsidRPr="007B6AF9">
        <w:rPr>
          <w:color w:val="0D0D0D" w:themeColor="text1" w:themeTint="F2"/>
          <w:sz w:val="24"/>
          <w:szCs w:val="24"/>
        </w:rPr>
        <w:t>The combination Driver Rating = 3.1 and Customer Rating = 3.8 gives the highest average booking value (₹1,280.12).</w:t>
      </w:r>
    </w:p>
    <w:p w14:paraId="17AAF602" w14:textId="77777777" w:rsidR="000D24DD" w:rsidRDefault="000D24DD" w:rsidP="000D24DD">
      <w:pPr>
        <w:spacing w:after="120"/>
        <w:rPr>
          <w:b/>
          <w:bCs/>
          <w:color w:val="0D0D0D" w:themeColor="text1" w:themeTint="F2"/>
          <w:sz w:val="28"/>
          <w:szCs w:val="28"/>
        </w:rPr>
      </w:pPr>
      <w:r w:rsidRPr="000D24DD">
        <w:rPr>
          <w:b/>
          <w:bCs/>
          <w:color w:val="0D0D0D" w:themeColor="text1" w:themeTint="F2"/>
          <w:sz w:val="28"/>
          <w:szCs w:val="28"/>
        </w:rPr>
        <w:t xml:space="preserve">Explanation: </w:t>
      </w:r>
      <w:r w:rsidRPr="007B6AF9">
        <w:rPr>
          <w:color w:val="0D0D0D" w:themeColor="text1" w:themeTint="F2"/>
          <w:sz w:val="24"/>
          <w:szCs w:val="24"/>
        </w:rPr>
        <w:t xml:space="preserve">After dropping rows with missing ratings or booking value and averaging Booking Value for each (Driver Ratings, Customer Rating) pair, the group with lower-rated drivers and customers (3.1, 3.8) had the highest mean booking value — possibly because those trips were longer or premium-priced despite lower ratings. </w:t>
      </w:r>
    </w:p>
    <w:p w14:paraId="1220D8CD" w14:textId="77777777" w:rsidR="000D24DD" w:rsidRDefault="000D24DD" w:rsidP="000D24DD">
      <w:pPr>
        <w:spacing w:after="120"/>
        <w:rPr>
          <w:b/>
          <w:bCs/>
          <w:color w:val="0D0D0D" w:themeColor="text1" w:themeTint="F2"/>
          <w:sz w:val="28"/>
          <w:szCs w:val="28"/>
        </w:rPr>
      </w:pPr>
    </w:p>
    <w:p w14:paraId="280B66B8" w14:textId="77777777" w:rsidR="000D24DD" w:rsidRPr="00784F93" w:rsidRDefault="000D24DD" w:rsidP="000D24DD">
      <w:pPr>
        <w:spacing w:after="120"/>
        <w:rPr>
          <w:b/>
          <w:bCs/>
          <w:color w:val="EE0000"/>
          <w:sz w:val="28"/>
          <w:szCs w:val="28"/>
        </w:rPr>
      </w:pPr>
      <w:r w:rsidRPr="00784F93">
        <w:rPr>
          <w:b/>
          <w:bCs/>
          <w:color w:val="EE0000"/>
          <w:sz w:val="28"/>
          <w:szCs w:val="28"/>
        </w:rPr>
        <w:t>M39. Which Vehicle Type and Drop Location combination has the longest average ride distance?</w:t>
      </w:r>
    </w:p>
    <w:p w14:paraId="58705A50" w14:textId="77777777" w:rsidR="000D24DD" w:rsidRPr="000D24DD" w:rsidRDefault="000D24DD" w:rsidP="000D24DD">
      <w:pPr>
        <w:spacing w:after="120"/>
        <w:rPr>
          <w:b/>
          <w:bCs/>
          <w:color w:val="0D0D0D" w:themeColor="text1" w:themeTint="F2"/>
          <w:sz w:val="28"/>
          <w:szCs w:val="28"/>
        </w:rPr>
      </w:pPr>
      <w:r w:rsidRPr="000D24DD">
        <w:rPr>
          <w:b/>
          <w:bCs/>
          <w:color w:val="0D0D0D" w:themeColor="text1" w:themeTint="F2"/>
          <w:sz w:val="28"/>
          <w:szCs w:val="28"/>
        </w:rPr>
        <w:t>Answer:</w:t>
      </w:r>
      <w:r w:rsidRPr="000D24DD">
        <w:rPr>
          <w:b/>
          <w:bCs/>
          <w:color w:val="0D0D0D" w:themeColor="text1" w:themeTint="F2"/>
          <w:sz w:val="28"/>
          <w:szCs w:val="28"/>
        </w:rPr>
        <w:br/>
      </w:r>
      <w:r w:rsidRPr="007B6AF9">
        <w:rPr>
          <w:color w:val="0D0D0D" w:themeColor="text1" w:themeTint="F2"/>
          <w:sz w:val="24"/>
          <w:szCs w:val="24"/>
        </w:rPr>
        <w:t>The vehicle type Mini with drop location Area-3 has the longest average ride distance of 29.09 km.</w:t>
      </w:r>
    </w:p>
    <w:p w14:paraId="6945951D" w14:textId="77777777" w:rsidR="000D24DD" w:rsidRPr="007B6AF9" w:rsidRDefault="000D24DD" w:rsidP="000D24DD">
      <w:pPr>
        <w:spacing w:after="120"/>
        <w:rPr>
          <w:color w:val="0D0D0D" w:themeColor="text1" w:themeTint="F2"/>
          <w:sz w:val="24"/>
          <w:szCs w:val="24"/>
        </w:rPr>
      </w:pPr>
      <w:r w:rsidRPr="000D24DD">
        <w:rPr>
          <w:b/>
          <w:bCs/>
          <w:color w:val="0D0D0D" w:themeColor="text1" w:themeTint="F2"/>
          <w:sz w:val="28"/>
          <w:szCs w:val="28"/>
        </w:rPr>
        <w:t>Explanation:</w:t>
      </w:r>
      <w:r w:rsidRPr="000D24DD">
        <w:rPr>
          <w:b/>
          <w:bCs/>
          <w:color w:val="0D0D0D" w:themeColor="text1" w:themeTint="F2"/>
          <w:sz w:val="28"/>
          <w:szCs w:val="28"/>
        </w:rPr>
        <w:br/>
      </w:r>
      <w:r w:rsidRPr="007B6AF9">
        <w:rPr>
          <w:color w:val="0D0D0D" w:themeColor="text1" w:themeTint="F2"/>
          <w:sz w:val="24"/>
          <w:szCs w:val="24"/>
        </w:rPr>
        <w:t>By grouping rides by Vehicle Type and Drop Location and calculating the mean Ride Distance, it was found that Mini rides ending at Area-3 cover the greatest average distance, making this the longest trip combination in the dataset.</w:t>
      </w:r>
    </w:p>
    <w:p w14:paraId="1000A89B" w14:textId="77777777" w:rsidR="000D24DD" w:rsidRDefault="000D24DD" w:rsidP="000D24DD">
      <w:pPr>
        <w:spacing w:after="120"/>
        <w:rPr>
          <w:b/>
          <w:bCs/>
          <w:color w:val="0D0D0D" w:themeColor="text1" w:themeTint="F2"/>
          <w:sz w:val="28"/>
          <w:szCs w:val="28"/>
        </w:rPr>
      </w:pPr>
    </w:p>
    <w:p w14:paraId="56413A26" w14:textId="3261B863" w:rsidR="000D24DD" w:rsidRPr="00784F93" w:rsidRDefault="000D24DD" w:rsidP="000D24DD">
      <w:pPr>
        <w:spacing w:after="120"/>
        <w:rPr>
          <w:b/>
          <w:bCs/>
          <w:color w:val="EE0000"/>
          <w:sz w:val="28"/>
          <w:szCs w:val="28"/>
        </w:rPr>
      </w:pPr>
      <w:r w:rsidRPr="00784F93">
        <w:rPr>
          <w:b/>
          <w:bCs/>
          <w:color w:val="EE0000"/>
          <w:sz w:val="28"/>
          <w:szCs w:val="28"/>
        </w:rPr>
        <w:t>M40. Which Pickup Location and Payment Method combination earned the highest revenue?</w:t>
      </w:r>
    </w:p>
    <w:p w14:paraId="38231A1D" w14:textId="77777777" w:rsidR="000D24DD" w:rsidRDefault="000D24DD" w:rsidP="000D24DD">
      <w:pPr>
        <w:spacing w:after="120"/>
        <w:rPr>
          <w:color w:val="0D0D0D" w:themeColor="text1" w:themeTint="F2"/>
          <w:sz w:val="24"/>
          <w:szCs w:val="24"/>
        </w:rPr>
      </w:pPr>
      <w:r w:rsidRPr="000D24DD">
        <w:rPr>
          <w:b/>
          <w:bCs/>
          <w:color w:val="0D0D0D" w:themeColor="text1" w:themeTint="F2"/>
          <w:sz w:val="28"/>
          <w:szCs w:val="28"/>
        </w:rPr>
        <w:t xml:space="preserve">Answer: </w:t>
      </w:r>
      <w:r w:rsidRPr="007B6AF9">
        <w:rPr>
          <w:color w:val="0D0D0D" w:themeColor="text1" w:themeTint="F2"/>
          <w:sz w:val="24"/>
          <w:szCs w:val="24"/>
        </w:rPr>
        <w:t>The pickup location Area-39 with Cash payment method earned the highest total revenue (₹210,570.44).</w:t>
      </w:r>
    </w:p>
    <w:p w14:paraId="7BABDD19" w14:textId="77777777" w:rsidR="00140962" w:rsidRPr="000D24DD" w:rsidRDefault="00140962" w:rsidP="000D24DD">
      <w:pPr>
        <w:spacing w:after="120"/>
        <w:rPr>
          <w:b/>
          <w:bCs/>
          <w:color w:val="0D0D0D" w:themeColor="text1" w:themeTint="F2"/>
          <w:sz w:val="28"/>
          <w:szCs w:val="28"/>
        </w:rPr>
      </w:pPr>
    </w:p>
    <w:p w14:paraId="35ADA5E0" w14:textId="1D48CE36" w:rsidR="000D24DD" w:rsidRPr="007B6AF9" w:rsidRDefault="000D24DD" w:rsidP="000D24DD">
      <w:pPr>
        <w:spacing w:after="120"/>
        <w:rPr>
          <w:color w:val="0D0D0D" w:themeColor="text1" w:themeTint="F2"/>
          <w:sz w:val="24"/>
          <w:szCs w:val="24"/>
        </w:rPr>
      </w:pPr>
      <w:r w:rsidRPr="000D24DD">
        <w:rPr>
          <w:b/>
          <w:bCs/>
          <w:color w:val="0D0D0D" w:themeColor="text1" w:themeTint="F2"/>
          <w:sz w:val="28"/>
          <w:szCs w:val="28"/>
        </w:rPr>
        <w:lastRenderedPageBreak/>
        <w:t xml:space="preserve">Explanation: </w:t>
      </w:r>
      <w:r w:rsidRPr="007B6AF9">
        <w:rPr>
          <w:color w:val="0D0D0D" w:themeColor="text1" w:themeTint="F2"/>
          <w:sz w:val="24"/>
          <w:szCs w:val="24"/>
        </w:rPr>
        <w:t>I summed Booking Value for each (Pickup Location, Payment Method) pair (ignoring missing booking values) and found that rides starting from Area-39 paid in Cash</w:t>
      </w:r>
      <w:r w:rsidR="00140962">
        <w:rPr>
          <w:color w:val="0D0D0D" w:themeColor="text1" w:themeTint="F2"/>
          <w:sz w:val="24"/>
          <w:szCs w:val="24"/>
        </w:rPr>
        <w:t xml:space="preserve"> </w:t>
      </w:r>
      <w:r w:rsidRPr="007B6AF9">
        <w:rPr>
          <w:color w:val="0D0D0D" w:themeColor="text1" w:themeTint="F2"/>
          <w:sz w:val="24"/>
          <w:szCs w:val="24"/>
        </w:rPr>
        <w:t>generated the largest total revenue, so that pickup–payment combination is the most profitable</w:t>
      </w:r>
      <w:r w:rsidR="00B42093" w:rsidRPr="007B6AF9">
        <w:rPr>
          <w:color w:val="0D0D0D" w:themeColor="text1" w:themeTint="F2"/>
          <w:sz w:val="24"/>
          <w:szCs w:val="24"/>
        </w:rPr>
        <w:t>.</w:t>
      </w:r>
    </w:p>
    <w:p w14:paraId="71A0301D" w14:textId="77777777" w:rsidR="00B42093" w:rsidRPr="00140962" w:rsidRDefault="00B42093" w:rsidP="000D24DD">
      <w:pPr>
        <w:spacing w:after="120"/>
        <w:rPr>
          <w:b/>
          <w:bCs/>
          <w:color w:val="EE0000"/>
          <w:sz w:val="28"/>
          <w:szCs w:val="28"/>
        </w:rPr>
      </w:pPr>
    </w:p>
    <w:p w14:paraId="72D24CC1" w14:textId="77777777" w:rsidR="00B42093" w:rsidRPr="00B42093" w:rsidRDefault="00B42093" w:rsidP="00B42093">
      <w:pPr>
        <w:spacing w:after="120"/>
        <w:rPr>
          <w:b/>
          <w:bCs/>
          <w:color w:val="EE0000"/>
          <w:sz w:val="28"/>
          <w:szCs w:val="28"/>
        </w:rPr>
      </w:pPr>
      <w:r w:rsidRPr="00B42093">
        <w:rPr>
          <w:b/>
          <w:bCs/>
          <w:color w:val="EE0000"/>
          <w:sz w:val="28"/>
          <w:szCs w:val="28"/>
        </w:rPr>
        <w:t>M41. Which Date and Vehicle Type combination has the most incomplete rides?</w:t>
      </w:r>
    </w:p>
    <w:p w14:paraId="08D77463" w14:textId="77777777" w:rsidR="00B42093" w:rsidRPr="00B42093" w:rsidRDefault="00B42093" w:rsidP="00B42093">
      <w:pPr>
        <w:spacing w:after="120"/>
        <w:rPr>
          <w:color w:val="0D0D0D" w:themeColor="text1" w:themeTint="F2"/>
          <w:sz w:val="24"/>
          <w:szCs w:val="24"/>
        </w:rPr>
      </w:pPr>
      <w:r w:rsidRPr="00B42093">
        <w:rPr>
          <w:b/>
          <w:bCs/>
          <w:color w:val="0D0D0D" w:themeColor="text1" w:themeTint="F2"/>
          <w:sz w:val="28"/>
          <w:szCs w:val="28"/>
        </w:rPr>
        <w:t xml:space="preserve">Answer: </w:t>
      </w:r>
      <w:r w:rsidRPr="00B42093">
        <w:rPr>
          <w:color w:val="0D0D0D" w:themeColor="text1" w:themeTint="F2"/>
          <w:sz w:val="24"/>
          <w:szCs w:val="24"/>
        </w:rPr>
        <w:t>On 10-01-2024, the Bike rides recorded the highest number of incomplete rides with 32 bookings.</w:t>
      </w:r>
    </w:p>
    <w:p w14:paraId="4C98BF93" w14:textId="77777777" w:rsidR="00B42093" w:rsidRDefault="00B42093" w:rsidP="00B42093">
      <w:pPr>
        <w:spacing w:after="120"/>
        <w:rPr>
          <w:b/>
          <w:bCs/>
          <w:color w:val="0D0D0D" w:themeColor="text1" w:themeTint="F2"/>
          <w:sz w:val="28"/>
          <w:szCs w:val="28"/>
        </w:rPr>
      </w:pPr>
      <w:r w:rsidRPr="00B42093">
        <w:rPr>
          <w:b/>
          <w:bCs/>
          <w:color w:val="0D0D0D" w:themeColor="text1" w:themeTint="F2"/>
          <w:sz w:val="28"/>
          <w:szCs w:val="28"/>
        </w:rPr>
        <w:t xml:space="preserve">Explanation: </w:t>
      </w:r>
      <w:r w:rsidRPr="00B42093">
        <w:rPr>
          <w:color w:val="0D0D0D" w:themeColor="text1" w:themeTint="F2"/>
          <w:sz w:val="24"/>
          <w:szCs w:val="24"/>
        </w:rPr>
        <w:t>I filtered the dataset for rides with Booking Status = "Incomplete", then grouped by Date and Vehicle Type to count the number of incomplete bookings. After sorting in descending order, I found that Bike rides on 10-01-2024 had the maximum number of incomplete rides, making it the most frequent incomplete ride combination.</w:t>
      </w:r>
    </w:p>
    <w:p w14:paraId="332C2B18" w14:textId="77777777" w:rsidR="0099334A" w:rsidRDefault="0099334A" w:rsidP="00B42093">
      <w:pPr>
        <w:spacing w:after="120"/>
        <w:rPr>
          <w:b/>
          <w:bCs/>
          <w:color w:val="0D0D0D" w:themeColor="text1" w:themeTint="F2"/>
          <w:sz w:val="28"/>
          <w:szCs w:val="28"/>
        </w:rPr>
      </w:pPr>
    </w:p>
    <w:p w14:paraId="77A6F4B2" w14:textId="77777777" w:rsidR="0099334A" w:rsidRPr="0099334A" w:rsidRDefault="0099334A" w:rsidP="0099334A">
      <w:pPr>
        <w:spacing w:after="120"/>
        <w:rPr>
          <w:b/>
          <w:bCs/>
          <w:color w:val="EE0000"/>
          <w:sz w:val="28"/>
          <w:szCs w:val="28"/>
        </w:rPr>
      </w:pPr>
      <w:r w:rsidRPr="0099334A">
        <w:rPr>
          <w:b/>
          <w:bCs/>
          <w:color w:val="EE0000"/>
          <w:sz w:val="28"/>
          <w:szCs w:val="28"/>
        </w:rPr>
        <w:t>M42. Which Payment Method and Vehicle Type combination has the highest customer rating?</w:t>
      </w:r>
    </w:p>
    <w:p w14:paraId="74BA8394" w14:textId="0440E34C" w:rsidR="009C255A" w:rsidRPr="009C255A" w:rsidRDefault="0099334A" w:rsidP="009C255A">
      <w:pPr>
        <w:spacing w:after="240"/>
        <w:rPr>
          <w:rFonts w:ascii="Segoe UI" w:eastAsia="Times New Roman" w:hAnsi="Segoe UI" w:cs="Segoe UI"/>
          <w:kern w:val="0"/>
          <w:sz w:val="20"/>
          <w:szCs w:val="20"/>
          <w:lang w:eastAsia="en-IN"/>
          <w14:ligatures w14:val="none"/>
        </w:rPr>
      </w:pPr>
      <w:r w:rsidRPr="0099334A">
        <w:rPr>
          <w:b/>
          <w:bCs/>
          <w:color w:val="0D0D0D" w:themeColor="text1" w:themeTint="F2"/>
          <w:sz w:val="28"/>
          <w:szCs w:val="28"/>
        </w:rPr>
        <w:t xml:space="preserve">Answer: </w:t>
      </w:r>
      <w:r w:rsidRPr="0099334A">
        <w:rPr>
          <w:color w:val="0D0D0D" w:themeColor="text1" w:themeTint="F2"/>
          <w:sz w:val="24"/>
          <w:szCs w:val="24"/>
        </w:rPr>
        <w:t xml:space="preserve">The combination of </w:t>
      </w:r>
      <w:r w:rsidR="00B27267" w:rsidRPr="00140962">
        <w:rPr>
          <w:color w:val="0D0D0D" w:themeColor="text1" w:themeTint="F2"/>
          <w:sz w:val="24"/>
          <w:szCs w:val="24"/>
        </w:rPr>
        <w:t xml:space="preserve">cash </w:t>
      </w:r>
      <w:r w:rsidRPr="0099334A">
        <w:rPr>
          <w:color w:val="0D0D0D" w:themeColor="text1" w:themeTint="F2"/>
          <w:sz w:val="24"/>
          <w:szCs w:val="24"/>
        </w:rPr>
        <w:t xml:space="preserve"> </w:t>
      </w:r>
      <w:r w:rsidR="00DB01CB" w:rsidRPr="00140962">
        <w:rPr>
          <w:color w:val="0D0D0D" w:themeColor="text1" w:themeTint="F2"/>
          <w:sz w:val="24"/>
          <w:szCs w:val="24"/>
        </w:rPr>
        <w:t xml:space="preserve">&amp; </w:t>
      </w:r>
      <w:r w:rsidR="00B27267" w:rsidRPr="00140962">
        <w:rPr>
          <w:color w:val="0D0D0D" w:themeColor="text1" w:themeTint="F2"/>
          <w:sz w:val="24"/>
          <w:szCs w:val="24"/>
        </w:rPr>
        <w:t>bike</w:t>
      </w:r>
      <w:r w:rsidRPr="0099334A">
        <w:rPr>
          <w:color w:val="0D0D0D" w:themeColor="text1" w:themeTint="F2"/>
          <w:sz w:val="24"/>
          <w:szCs w:val="24"/>
        </w:rPr>
        <w:t xml:space="preserve"> achieved the highest average customer rating </w:t>
      </w:r>
      <w:r w:rsidR="009C255A" w:rsidRPr="00140962">
        <w:rPr>
          <w:color w:val="0D0D0D" w:themeColor="text1" w:themeTint="F2"/>
          <w:sz w:val="24"/>
          <w:szCs w:val="24"/>
        </w:rPr>
        <w:t xml:space="preserve"> of 4.036555</w:t>
      </w:r>
    </w:p>
    <w:p w14:paraId="5B063B4A" w14:textId="76EAC34C" w:rsidR="0099334A" w:rsidRPr="0099334A" w:rsidRDefault="0099334A" w:rsidP="0099334A">
      <w:pPr>
        <w:spacing w:after="120"/>
        <w:rPr>
          <w:b/>
          <w:bCs/>
          <w:color w:val="0D0D0D" w:themeColor="text1" w:themeTint="F2"/>
          <w:sz w:val="28"/>
          <w:szCs w:val="28"/>
        </w:rPr>
      </w:pPr>
    </w:p>
    <w:p w14:paraId="191D6292" w14:textId="715FF45B" w:rsidR="0099334A" w:rsidRDefault="0099334A" w:rsidP="0099334A">
      <w:pPr>
        <w:spacing w:after="120"/>
        <w:rPr>
          <w:b/>
          <w:bCs/>
          <w:color w:val="0D0D0D" w:themeColor="text1" w:themeTint="F2"/>
          <w:sz w:val="28"/>
          <w:szCs w:val="28"/>
        </w:rPr>
      </w:pPr>
      <w:r w:rsidRPr="0099334A">
        <w:rPr>
          <w:b/>
          <w:bCs/>
          <w:color w:val="0D0D0D" w:themeColor="text1" w:themeTint="F2"/>
          <w:sz w:val="28"/>
          <w:szCs w:val="28"/>
        </w:rPr>
        <w:t xml:space="preserve">Explanation: </w:t>
      </w:r>
      <w:r w:rsidRPr="0099334A">
        <w:rPr>
          <w:color w:val="0D0D0D" w:themeColor="text1" w:themeTint="F2"/>
          <w:sz w:val="24"/>
          <w:szCs w:val="24"/>
        </w:rPr>
        <w:t>I grouped the data by Payment Method and Vehicle Type, then calculated the mean of Customer Rating for each pair. After sorting these averages in descending order, I found that the [</w:t>
      </w:r>
      <w:r w:rsidR="00DB01CB" w:rsidRPr="00140962">
        <w:rPr>
          <w:color w:val="0D0D0D" w:themeColor="text1" w:themeTint="F2"/>
          <w:sz w:val="24"/>
          <w:szCs w:val="24"/>
        </w:rPr>
        <w:t>cash</w:t>
      </w:r>
      <w:r w:rsidRPr="0099334A">
        <w:rPr>
          <w:color w:val="0D0D0D" w:themeColor="text1" w:themeTint="F2"/>
          <w:sz w:val="24"/>
          <w:szCs w:val="24"/>
        </w:rPr>
        <w:t>] – [</w:t>
      </w:r>
      <w:r w:rsidR="00DB01CB" w:rsidRPr="00140962">
        <w:rPr>
          <w:color w:val="0D0D0D" w:themeColor="text1" w:themeTint="F2"/>
          <w:sz w:val="24"/>
          <w:szCs w:val="24"/>
        </w:rPr>
        <w:t>bike</w:t>
      </w:r>
      <w:r w:rsidRPr="0099334A">
        <w:rPr>
          <w:color w:val="0D0D0D" w:themeColor="text1" w:themeTint="F2"/>
          <w:sz w:val="24"/>
          <w:szCs w:val="24"/>
        </w:rPr>
        <w:t>] combination</w:t>
      </w:r>
      <w:r w:rsidR="009B3315" w:rsidRPr="00140962">
        <w:rPr>
          <w:color w:val="0D0D0D" w:themeColor="text1" w:themeTint="F2"/>
          <w:sz w:val="24"/>
          <w:szCs w:val="24"/>
        </w:rPr>
        <w:t xml:space="preserve"> </w:t>
      </w:r>
      <w:r w:rsidRPr="0099334A">
        <w:rPr>
          <w:color w:val="0D0D0D" w:themeColor="text1" w:themeTint="F2"/>
          <w:sz w:val="24"/>
          <w:szCs w:val="24"/>
        </w:rPr>
        <w:t>stood out with the top customer rating, making it the most preferred in terms of customer satisfaction.</w:t>
      </w:r>
    </w:p>
    <w:p w14:paraId="5E6FA5CB" w14:textId="77777777" w:rsidR="00204061" w:rsidRDefault="00204061" w:rsidP="0099334A">
      <w:pPr>
        <w:spacing w:after="120"/>
        <w:rPr>
          <w:b/>
          <w:bCs/>
          <w:color w:val="0D0D0D" w:themeColor="text1" w:themeTint="F2"/>
          <w:sz w:val="28"/>
          <w:szCs w:val="28"/>
        </w:rPr>
      </w:pPr>
    </w:p>
    <w:p w14:paraId="14CC3C12" w14:textId="77777777" w:rsidR="00204061" w:rsidRDefault="00204061" w:rsidP="0099334A">
      <w:pPr>
        <w:spacing w:after="120"/>
        <w:rPr>
          <w:b/>
          <w:bCs/>
          <w:color w:val="0D0D0D" w:themeColor="text1" w:themeTint="F2"/>
          <w:sz w:val="28"/>
          <w:szCs w:val="28"/>
        </w:rPr>
      </w:pPr>
    </w:p>
    <w:p w14:paraId="4B2F3807" w14:textId="454343BB" w:rsidR="009B3315" w:rsidRPr="00140962" w:rsidRDefault="00204061" w:rsidP="0099334A">
      <w:pPr>
        <w:spacing w:after="120"/>
        <w:rPr>
          <w:b/>
          <w:bCs/>
          <w:color w:val="EE0000"/>
          <w:sz w:val="28"/>
          <w:szCs w:val="28"/>
        </w:rPr>
      </w:pPr>
      <w:r w:rsidRPr="00140962">
        <w:rPr>
          <w:b/>
          <w:bCs/>
          <w:color w:val="EE0000"/>
          <w:sz w:val="28"/>
          <w:szCs w:val="28"/>
        </w:rPr>
        <w:t>M43] Which Pickup Location and Vehicle Type combination has the most driver cancellations?</w:t>
      </w:r>
    </w:p>
    <w:p w14:paraId="6D0C3FAD" w14:textId="77777777" w:rsidR="008B578F" w:rsidRPr="008B578F" w:rsidRDefault="008B578F" w:rsidP="008B578F">
      <w:pPr>
        <w:spacing w:after="120"/>
        <w:rPr>
          <w:b/>
          <w:bCs/>
          <w:color w:val="0D0D0D" w:themeColor="text1" w:themeTint="F2"/>
          <w:sz w:val="28"/>
          <w:szCs w:val="28"/>
        </w:rPr>
      </w:pPr>
      <w:r w:rsidRPr="008B578F">
        <w:rPr>
          <w:b/>
          <w:bCs/>
          <w:color w:val="0D0D0D" w:themeColor="text1" w:themeTint="F2"/>
          <w:sz w:val="28"/>
          <w:szCs w:val="28"/>
        </w:rPr>
        <w:t>Answer:</w:t>
      </w:r>
      <w:r w:rsidRPr="008B578F">
        <w:rPr>
          <w:b/>
          <w:bCs/>
          <w:color w:val="0D0D0D" w:themeColor="text1" w:themeTint="F2"/>
          <w:sz w:val="28"/>
          <w:szCs w:val="28"/>
        </w:rPr>
        <w:br/>
      </w:r>
      <w:r w:rsidRPr="008B578F">
        <w:rPr>
          <w:color w:val="0D0D0D" w:themeColor="text1" w:themeTint="F2"/>
          <w:sz w:val="24"/>
          <w:szCs w:val="24"/>
        </w:rPr>
        <w:t>The combination Pickup Location = Area-44 and Vehicle Type = Prime SUV has the most driver cancellations, with 44 cancelled rides.</w:t>
      </w:r>
    </w:p>
    <w:p w14:paraId="09F3C5B7" w14:textId="77777777" w:rsidR="008B578F" w:rsidRPr="00140962" w:rsidRDefault="008B578F" w:rsidP="008B578F">
      <w:pPr>
        <w:spacing w:after="120"/>
        <w:rPr>
          <w:color w:val="0D0D0D" w:themeColor="text1" w:themeTint="F2"/>
          <w:sz w:val="24"/>
          <w:szCs w:val="24"/>
        </w:rPr>
      </w:pPr>
      <w:r w:rsidRPr="008B578F">
        <w:rPr>
          <w:b/>
          <w:bCs/>
          <w:color w:val="0D0D0D" w:themeColor="text1" w:themeTint="F2"/>
          <w:sz w:val="28"/>
          <w:szCs w:val="28"/>
        </w:rPr>
        <w:t>Explanation:</w:t>
      </w:r>
      <w:r w:rsidRPr="008B578F">
        <w:rPr>
          <w:b/>
          <w:bCs/>
          <w:color w:val="0D0D0D" w:themeColor="text1" w:themeTint="F2"/>
          <w:sz w:val="28"/>
          <w:szCs w:val="28"/>
        </w:rPr>
        <w:br/>
      </w:r>
      <w:r w:rsidRPr="008B578F">
        <w:rPr>
          <w:color w:val="0D0D0D" w:themeColor="text1" w:themeTint="F2"/>
          <w:sz w:val="24"/>
          <w:szCs w:val="24"/>
        </w:rPr>
        <w:t xml:space="preserve">When </w:t>
      </w:r>
      <w:proofErr w:type="spellStart"/>
      <w:r w:rsidRPr="008B578F">
        <w:rPr>
          <w:color w:val="0D0D0D" w:themeColor="text1" w:themeTint="F2"/>
          <w:sz w:val="24"/>
          <w:szCs w:val="24"/>
        </w:rPr>
        <w:t>analyzing</w:t>
      </w:r>
      <w:proofErr w:type="spellEnd"/>
      <w:r w:rsidRPr="008B578F">
        <w:rPr>
          <w:color w:val="0D0D0D" w:themeColor="text1" w:themeTint="F2"/>
          <w:sz w:val="24"/>
          <w:szCs w:val="24"/>
        </w:rPr>
        <w:t xml:space="preserve"> only the rides cancelled by drivers, we grouped them by pickup location and vehicle type. Among all combinations, drivers cancelled the most frequently for Prime SUV bookings from Area-44, suggesting either low driver availability, mismatched demand, or local challenges in that area for this vehicle type.</w:t>
      </w:r>
    </w:p>
    <w:p w14:paraId="33AA4F23" w14:textId="77777777" w:rsidR="005A40F9" w:rsidRDefault="005A40F9" w:rsidP="008B578F">
      <w:pPr>
        <w:spacing w:after="120"/>
        <w:rPr>
          <w:b/>
          <w:bCs/>
          <w:color w:val="0D0D0D" w:themeColor="text1" w:themeTint="F2"/>
          <w:sz w:val="28"/>
          <w:szCs w:val="28"/>
        </w:rPr>
      </w:pPr>
    </w:p>
    <w:p w14:paraId="5F584C5C" w14:textId="1BF85676" w:rsidR="005A40F9" w:rsidRPr="00140962" w:rsidRDefault="001B192A" w:rsidP="008B578F">
      <w:pPr>
        <w:spacing w:after="120"/>
        <w:rPr>
          <w:b/>
          <w:bCs/>
          <w:color w:val="EE0000"/>
          <w:sz w:val="28"/>
          <w:szCs w:val="28"/>
        </w:rPr>
      </w:pPr>
      <w:r w:rsidRPr="00140962">
        <w:rPr>
          <w:b/>
          <w:bCs/>
          <w:color w:val="EE0000"/>
          <w:sz w:val="28"/>
          <w:szCs w:val="28"/>
        </w:rPr>
        <w:t>M44] Which Date and Payment Method combination gives the highest average booking value?</w:t>
      </w:r>
    </w:p>
    <w:p w14:paraId="5A51753F" w14:textId="77777777" w:rsidR="005A40F9" w:rsidRPr="005A40F9" w:rsidRDefault="005A40F9" w:rsidP="005A40F9">
      <w:pPr>
        <w:spacing w:after="120"/>
        <w:rPr>
          <w:b/>
          <w:bCs/>
          <w:color w:val="0D0D0D" w:themeColor="text1" w:themeTint="F2"/>
          <w:sz w:val="28"/>
          <w:szCs w:val="28"/>
        </w:rPr>
      </w:pPr>
      <w:r w:rsidRPr="005A40F9">
        <w:rPr>
          <w:b/>
          <w:bCs/>
          <w:color w:val="0D0D0D" w:themeColor="text1" w:themeTint="F2"/>
          <w:sz w:val="28"/>
          <w:szCs w:val="28"/>
        </w:rPr>
        <w:t>Answer:</w:t>
      </w:r>
      <w:r w:rsidRPr="005A40F9">
        <w:rPr>
          <w:b/>
          <w:bCs/>
          <w:color w:val="0D0D0D" w:themeColor="text1" w:themeTint="F2"/>
          <w:sz w:val="28"/>
          <w:szCs w:val="28"/>
        </w:rPr>
        <w:br/>
      </w:r>
      <w:r w:rsidRPr="005A40F9">
        <w:rPr>
          <w:color w:val="0D0D0D" w:themeColor="text1" w:themeTint="F2"/>
          <w:sz w:val="24"/>
          <w:szCs w:val="24"/>
        </w:rPr>
        <w:t>The combination 08-01-2024 with UPI payment method gives the highest average booking value of ₹1147.27.</w:t>
      </w:r>
    </w:p>
    <w:p w14:paraId="020BE6B5" w14:textId="77777777" w:rsidR="005A40F9" w:rsidRDefault="005A40F9" w:rsidP="005A40F9">
      <w:pPr>
        <w:spacing w:after="120"/>
        <w:rPr>
          <w:b/>
          <w:bCs/>
          <w:color w:val="0D0D0D" w:themeColor="text1" w:themeTint="F2"/>
          <w:sz w:val="28"/>
          <w:szCs w:val="28"/>
        </w:rPr>
      </w:pPr>
      <w:r w:rsidRPr="005A40F9">
        <w:rPr>
          <w:b/>
          <w:bCs/>
          <w:color w:val="0D0D0D" w:themeColor="text1" w:themeTint="F2"/>
          <w:sz w:val="28"/>
          <w:szCs w:val="28"/>
        </w:rPr>
        <w:t>Explanation:</w:t>
      </w:r>
      <w:r w:rsidRPr="005A40F9">
        <w:rPr>
          <w:b/>
          <w:bCs/>
          <w:color w:val="0D0D0D" w:themeColor="text1" w:themeTint="F2"/>
          <w:sz w:val="28"/>
          <w:szCs w:val="28"/>
        </w:rPr>
        <w:br/>
      </w:r>
      <w:r w:rsidRPr="005A40F9">
        <w:rPr>
          <w:color w:val="0D0D0D" w:themeColor="text1" w:themeTint="F2"/>
          <w:sz w:val="24"/>
          <w:szCs w:val="24"/>
        </w:rPr>
        <w:t>By grouping the rides by date and payment method, then calculating the average booking value, we found that rides paid via UPI on 8th January 2024 had the highest average fare. This indicates that on this day, UPI transactions were linked with higher-value bookings compared to other modes.</w:t>
      </w:r>
    </w:p>
    <w:p w14:paraId="60ABA485" w14:textId="77777777" w:rsidR="00F97FD3" w:rsidRDefault="00F97FD3" w:rsidP="005A40F9">
      <w:pPr>
        <w:spacing w:after="120"/>
        <w:rPr>
          <w:b/>
          <w:bCs/>
          <w:color w:val="0D0D0D" w:themeColor="text1" w:themeTint="F2"/>
          <w:sz w:val="28"/>
          <w:szCs w:val="28"/>
        </w:rPr>
      </w:pPr>
    </w:p>
    <w:p w14:paraId="51D8F5CB" w14:textId="68A52017" w:rsidR="00F97FD3" w:rsidRPr="00140962" w:rsidRDefault="002C4566" w:rsidP="005A40F9">
      <w:pPr>
        <w:spacing w:after="120"/>
        <w:rPr>
          <w:b/>
          <w:bCs/>
          <w:color w:val="EE0000"/>
          <w:sz w:val="28"/>
          <w:szCs w:val="28"/>
        </w:rPr>
      </w:pPr>
      <w:r w:rsidRPr="00140962">
        <w:rPr>
          <w:b/>
          <w:bCs/>
          <w:color w:val="EE0000"/>
          <w:sz w:val="28"/>
          <w:szCs w:val="28"/>
        </w:rPr>
        <w:t>M45] Which Pickup Location, Drop Location, and Vehicle Type combination generates the highest revenue?</w:t>
      </w:r>
    </w:p>
    <w:p w14:paraId="19E70487" w14:textId="70E70CA5" w:rsidR="00C811E5" w:rsidRPr="00C811E5" w:rsidRDefault="00F97FD3" w:rsidP="00C811E5">
      <w:pPr>
        <w:spacing w:after="240"/>
        <w:rPr>
          <w:rFonts w:ascii="Times New Roman" w:eastAsia="Times New Roman" w:hAnsi="Times New Roman" w:cs="Times New Roman"/>
          <w:kern w:val="0"/>
          <w:sz w:val="20"/>
          <w:szCs w:val="20"/>
          <w:lang w:eastAsia="en-IN"/>
          <w14:ligatures w14:val="none"/>
        </w:rPr>
      </w:pPr>
      <w:r w:rsidRPr="00F97FD3">
        <w:rPr>
          <w:b/>
          <w:bCs/>
          <w:color w:val="0D0D0D" w:themeColor="text1" w:themeTint="F2"/>
          <w:sz w:val="28"/>
          <w:szCs w:val="28"/>
        </w:rPr>
        <w:t>Answer:</w:t>
      </w:r>
      <w:r w:rsidRPr="00F97FD3">
        <w:rPr>
          <w:b/>
          <w:bCs/>
          <w:color w:val="0D0D0D" w:themeColor="text1" w:themeTint="F2"/>
          <w:sz w:val="28"/>
          <w:szCs w:val="28"/>
        </w:rPr>
        <w:br/>
      </w:r>
      <w:r w:rsidRPr="00F97FD3">
        <w:rPr>
          <w:color w:val="0D0D0D" w:themeColor="text1" w:themeTint="F2"/>
          <w:sz w:val="24"/>
          <w:szCs w:val="24"/>
        </w:rPr>
        <w:t xml:space="preserve">The </w:t>
      </w:r>
      <w:r w:rsidR="00843008" w:rsidRPr="00140962">
        <w:rPr>
          <w:color w:val="0D0D0D" w:themeColor="text1" w:themeTint="F2"/>
          <w:sz w:val="24"/>
          <w:szCs w:val="24"/>
        </w:rPr>
        <w:t>Area-13,</w:t>
      </w:r>
      <w:r w:rsidRPr="00F97FD3">
        <w:rPr>
          <w:color w:val="0D0D0D" w:themeColor="text1" w:themeTint="F2"/>
          <w:sz w:val="24"/>
          <w:szCs w:val="24"/>
        </w:rPr>
        <w:t xml:space="preserve"> </w:t>
      </w:r>
      <w:r w:rsidR="00C811E5" w:rsidRPr="00140962">
        <w:rPr>
          <w:color w:val="0D0D0D" w:themeColor="text1" w:themeTint="F2"/>
          <w:sz w:val="24"/>
          <w:szCs w:val="24"/>
        </w:rPr>
        <w:t>Area-8</w:t>
      </w:r>
      <w:r w:rsidRPr="00F97FD3">
        <w:rPr>
          <w:color w:val="0D0D0D" w:themeColor="text1" w:themeTint="F2"/>
          <w:sz w:val="24"/>
          <w:szCs w:val="24"/>
        </w:rPr>
        <w:t xml:space="preserve">, and </w:t>
      </w:r>
      <w:r w:rsidR="00C811E5" w:rsidRPr="00140962">
        <w:rPr>
          <w:color w:val="0D0D0D" w:themeColor="text1" w:themeTint="F2"/>
          <w:sz w:val="24"/>
          <w:szCs w:val="24"/>
        </w:rPr>
        <w:t>Bike</w:t>
      </w:r>
      <w:r w:rsidRPr="00F97FD3">
        <w:rPr>
          <w:color w:val="0D0D0D" w:themeColor="text1" w:themeTint="F2"/>
          <w:sz w:val="24"/>
          <w:szCs w:val="24"/>
        </w:rPr>
        <w:t xml:space="preserve"> combination with the highest total revenue is the one where rides between a specific pickup-drop pair using a certain vehicle type generated the maximum sum of booking values</w:t>
      </w:r>
      <w:r w:rsidR="00C811E5" w:rsidRPr="00140962">
        <w:rPr>
          <w:color w:val="0D0D0D" w:themeColor="text1" w:themeTint="F2"/>
          <w:sz w:val="24"/>
          <w:szCs w:val="24"/>
        </w:rPr>
        <w:t xml:space="preserve"> 11456.02</w:t>
      </w:r>
    </w:p>
    <w:p w14:paraId="7747667C" w14:textId="7077C8C1" w:rsidR="00F97FD3" w:rsidRPr="00F97FD3" w:rsidRDefault="00F97FD3" w:rsidP="00F97FD3">
      <w:pPr>
        <w:spacing w:after="120"/>
        <w:rPr>
          <w:b/>
          <w:bCs/>
          <w:color w:val="0D0D0D" w:themeColor="text1" w:themeTint="F2"/>
          <w:sz w:val="28"/>
          <w:szCs w:val="28"/>
        </w:rPr>
      </w:pPr>
      <w:r w:rsidRPr="00F97FD3">
        <w:rPr>
          <w:b/>
          <w:bCs/>
          <w:color w:val="0D0D0D" w:themeColor="text1" w:themeTint="F2"/>
          <w:sz w:val="28"/>
          <w:szCs w:val="28"/>
        </w:rPr>
        <w:t>.</w:t>
      </w:r>
    </w:p>
    <w:p w14:paraId="0933AD85" w14:textId="5E814198" w:rsidR="00F97FD3" w:rsidRPr="00F97FD3" w:rsidRDefault="00F97FD3" w:rsidP="00C811E5">
      <w:pPr>
        <w:spacing w:after="240"/>
        <w:rPr>
          <w:color w:val="0D0D0D" w:themeColor="text1" w:themeTint="F2"/>
          <w:sz w:val="24"/>
          <w:szCs w:val="24"/>
        </w:rPr>
      </w:pPr>
      <w:r w:rsidRPr="00F97FD3">
        <w:rPr>
          <w:b/>
          <w:bCs/>
          <w:color w:val="0D0D0D" w:themeColor="text1" w:themeTint="F2"/>
          <w:sz w:val="28"/>
          <w:szCs w:val="28"/>
        </w:rPr>
        <w:t>Explanation:</w:t>
      </w:r>
      <w:r w:rsidRPr="00F97FD3">
        <w:rPr>
          <w:b/>
          <w:bCs/>
          <w:color w:val="0D0D0D" w:themeColor="text1" w:themeTint="F2"/>
          <w:sz w:val="28"/>
          <w:szCs w:val="28"/>
        </w:rPr>
        <w:br/>
      </w:r>
      <w:r w:rsidRPr="00F97FD3">
        <w:rPr>
          <w:color w:val="0D0D0D" w:themeColor="text1" w:themeTint="F2"/>
          <w:sz w:val="24"/>
          <w:szCs w:val="24"/>
        </w:rPr>
        <w:t>To find this, we group the dataset by Pickup Location, Drop Location, and Vehicle Type, then calculate the total revenue (</w:t>
      </w:r>
      <w:r w:rsidR="00C811E5" w:rsidRPr="00140962">
        <w:rPr>
          <w:color w:val="0D0D0D" w:themeColor="text1" w:themeTint="F2"/>
          <w:sz w:val="24"/>
          <w:szCs w:val="24"/>
        </w:rPr>
        <w:t>11456.02</w:t>
      </w:r>
      <w:r w:rsidRPr="00F97FD3">
        <w:rPr>
          <w:color w:val="0D0D0D" w:themeColor="text1" w:themeTint="F2"/>
          <w:sz w:val="24"/>
          <w:szCs w:val="24"/>
        </w:rPr>
        <w:t>) for each combination. The top combination indicates where and with what vehicle customers spent the most, highlighting the most profitable route–vehicle type pair.</w:t>
      </w:r>
    </w:p>
    <w:p w14:paraId="21CE549B" w14:textId="77777777" w:rsidR="00F97FD3" w:rsidRDefault="00F97FD3" w:rsidP="005A40F9">
      <w:pPr>
        <w:spacing w:after="120"/>
        <w:rPr>
          <w:b/>
          <w:bCs/>
          <w:color w:val="0D0D0D" w:themeColor="text1" w:themeTint="F2"/>
          <w:sz w:val="28"/>
          <w:szCs w:val="28"/>
        </w:rPr>
      </w:pPr>
    </w:p>
    <w:p w14:paraId="2566BC19" w14:textId="77777777" w:rsidR="001B192A" w:rsidRDefault="001B192A" w:rsidP="005A40F9">
      <w:pPr>
        <w:spacing w:after="120"/>
        <w:rPr>
          <w:b/>
          <w:bCs/>
          <w:color w:val="0D0D0D" w:themeColor="text1" w:themeTint="F2"/>
          <w:sz w:val="28"/>
          <w:szCs w:val="28"/>
        </w:rPr>
      </w:pPr>
    </w:p>
    <w:p w14:paraId="5DDEAA34" w14:textId="77777777" w:rsidR="001B192A" w:rsidRPr="005A40F9" w:rsidRDefault="001B192A" w:rsidP="005A40F9">
      <w:pPr>
        <w:spacing w:after="120"/>
        <w:rPr>
          <w:b/>
          <w:bCs/>
          <w:color w:val="0D0D0D" w:themeColor="text1" w:themeTint="F2"/>
          <w:sz w:val="28"/>
          <w:szCs w:val="28"/>
        </w:rPr>
      </w:pPr>
    </w:p>
    <w:p w14:paraId="2900F808" w14:textId="77777777" w:rsidR="005A40F9" w:rsidRPr="008B578F" w:rsidRDefault="005A40F9" w:rsidP="008B578F">
      <w:pPr>
        <w:spacing w:after="120"/>
        <w:rPr>
          <w:b/>
          <w:bCs/>
          <w:color w:val="0D0D0D" w:themeColor="text1" w:themeTint="F2"/>
          <w:sz w:val="28"/>
          <w:szCs w:val="28"/>
        </w:rPr>
      </w:pPr>
    </w:p>
    <w:p w14:paraId="29FF3B10" w14:textId="77777777" w:rsidR="009B3315" w:rsidRPr="0099334A" w:rsidRDefault="009B3315" w:rsidP="0099334A">
      <w:pPr>
        <w:spacing w:after="120"/>
        <w:rPr>
          <w:b/>
          <w:bCs/>
          <w:color w:val="EE0000"/>
          <w:sz w:val="28"/>
          <w:szCs w:val="28"/>
        </w:rPr>
      </w:pPr>
    </w:p>
    <w:p w14:paraId="3B91D95E" w14:textId="6D13E1B3" w:rsidR="0099334A" w:rsidRPr="00B42093" w:rsidRDefault="00953123" w:rsidP="00B42093">
      <w:pPr>
        <w:spacing w:after="120"/>
        <w:rPr>
          <w:b/>
          <w:bCs/>
          <w:color w:val="EE0000"/>
          <w:sz w:val="28"/>
          <w:szCs w:val="28"/>
        </w:rPr>
      </w:pPr>
      <w:r w:rsidRPr="00140962">
        <w:rPr>
          <w:b/>
          <w:bCs/>
          <w:color w:val="EE0000"/>
          <w:sz w:val="28"/>
          <w:szCs w:val="28"/>
        </w:rPr>
        <w:t>M46] Which Vehicle Type and Payment Method combination has the highest number of successful rides?</w:t>
      </w:r>
    </w:p>
    <w:p w14:paraId="4BF5A0D7" w14:textId="77777777" w:rsidR="00B42093" w:rsidRPr="000D24DD" w:rsidRDefault="00B42093" w:rsidP="000D24DD">
      <w:pPr>
        <w:spacing w:after="120"/>
        <w:rPr>
          <w:b/>
          <w:bCs/>
          <w:color w:val="0D0D0D" w:themeColor="text1" w:themeTint="F2"/>
          <w:sz w:val="28"/>
          <w:szCs w:val="28"/>
        </w:rPr>
      </w:pPr>
    </w:p>
    <w:p w14:paraId="6DE94258" w14:textId="0F32F01C" w:rsidR="001928CD" w:rsidRPr="001928CD" w:rsidRDefault="001928CD" w:rsidP="001928CD">
      <w:pPr>
        <w:spacing w:after="120"/>
        <w:rPr>
          <w:b/>
          <w:bCs/>
          <w:color w:val="0D0D0D" w:themeColor="text1" w:themeTint="F2"/>
          <w:sz w:val="28"/>
          <w:szCs w:val="28"/>
        </w:rPr>
      </w:pPr>
      <w:r w:rsidRPr="001928CD">
        <w:rPr>
          <w:b/>
          <w:bCs/>
          <w:color w:val="0D0D0D" w:themeColor="text1" w:themeTint="F2"/>
          <w:sz w:val="28"/>
          <w:szCs w:val="28"/>
        </w:rPr>
        <w:t>Answer :</w:t>
      </w:r>
      <w:r w:rsidRPr="001928CD">
        <w:rPr>
          <w:b/>
          <w:bCs/>
          <w:color w:val="0D0D0D" w:themeColor="text1" w:themeTint="F2"/>
          <w:sz w:val="28"/>
          <w:szCs w:val="28"/>
        </w:rPr>
        <w:br/>
      </w:r>
      <w:r w:rsidRPr="001928CD">
        <w:rPr>
          <w:color w:val="0D0D0D" w:themeColor="text1" w:themeTint="F2"/>
          <w:sz w:val="24"/>
          <w:szCs w:val="24"/>
        </w:rPr>
        <w:t>Mini with Cash has the highest number of successful rides — 1,263 successful rides.</w:t>
      </w:r>
    </w:p>
    <w:p w14:paraId="28A319B0" w14:textId="7D37D551" w:rsidR="001928CD" w:rsidRDefault="001928CD" w:rsidP="001928CD">
      <w:pPr>
        <w:spacing w:after="120"/>
        <w:rPr>
          <w:b/>
          <w:bCs/>
          <w:color w:val="0D0D0D" w:themeColor="text1" w:themeTint="F2"/>
          <w:sz w:val="28"/>
          <w:szCs w:val="28"/>
        </w:rPr>
      </w:pPr>
      <w:r w:rsidRPr="001928CD">
        <w:rPr>
          <w:b/>
          <w:bCs/>
          <w:color w:val="0D0D0D" w:themeColor="text1" w:themeTint="F2"/>
          <w:sz w:val="28"/>
          <w:szCs w:val="28"/>
        </w:rPr>
        <w:lastRenderedPageBreak/>
        <w:t>Explanation:</w:t>
      </w:r>
      <w:r w:rsidRPr="001928CD">
        <w:rPr>
          <w:b/>
          <w:bCs/>
          <w:color w:val="0D0D0D" w:themeColor="text1" w:themeTint="F2"/>
          <w:sz w:val="28"/>
          <w:szCs w:val="28"/>
        </w:rPr>
        <w:br/>
      </w:r>
      <w:r w:rsidRPr="001928CD">
        <w:rPr>
          <w:color w:val="0D0D0D" w:themeColor="text1" w:themeTint="F2"/>
          <w:sz w:val="24"/>
          <w:szCs w:val="24"/>
        </w:rPr>
        <w:t>I filtered the dataset for Booking Status == "Success", grouped by Vehicle Type and Payment Method, and counted booking IDs. The top combination is Mini + Cash (1,263 rides), indicating that Minis paid in cash are the most common successful bookings in your dataset — likely reflecting frequent short trips where riders prefer cash</w:t>
      </w:r>
      <w:r w:rsidR="00295E7B" w:rsidRPr="00140962">
        <w:rPr>
          <w:color w:val="0D0D0D" w:themeColor="text1" w:themeTint="F2"/>
          <w:sz w:val="24"/>
          <w:szCs w:val="24"/>
        </w:rPr>
        <w:t>.</w:t>
      </w:r>
    </w:p>
    <w:p w14:paraId="2372FC18" w14:textId="77777777" w:rsidR="00295E7B" w:rsidRDefault="00295E7B" w:rsidP="001928CD">
      <w:pPr>
        <w:spacing w:after="120"/>
        <w:rPr>
          <w:b/>
          <w:bCs/>
          <w:color w:val="0D0D0D" w:themeColor="text1" w:themeTint="F2"/>
          <w:sz w:val="28"/>
          <w:szCs w:val="28"/>
        </w:rPr>
      </w:pPr>
    </w:p>
    <w:p w14:paraId="1D952E8C" w14:textId="77777777" w:rsidR="00295E7B" w:rsidRDefault="00295E7B" w:rsidP="001928CD">
      <w:pPr>
        <w:spacing w:after="120"/>
        <w:rPr>
          <w:b/>
          <w:bCs/>
          <w:color w:val="0D0D0D" w:themeColor="text1" w:themeTint="F2"/>
          <w:sz w:val="28"/>
          <w:szCs w:val="28"/>
        </w:rPr>
      </w:pPr>
    </w:p>
    <w:p w14:paraId="278E4E67" w14:textId="5C293ED9" w:rsidR="00295E7B" w:rsidRDefault="00295E7B" w:rsidP="001928CD">
      <w:pPr>
        <w:spacing w:after="120"/>
        <w:rPr>
          <w:b/>
          <w:bCs/>
          <w:color w:val="0D0D0D" w:themeColor="text1" w:themeTint="F2"/>
          <w:sz w:val="28"/>
          <w:szCs w:val="28"/>
        </w:rPr>
      </w:pPr>
      <w:r w:rsidRPr="00140962">
        <w:rPr>
          <w:b/>
          <w:bCs/>
          <w:color w:val="EE0000"/>
          <w:sz w:val="28"/>
          <w:szCs w:val="28"/>
        </w:rPr>
        <w:t>M47. Which Pickup Location and Date combination has the highest total booking value?</w:t>
      </w:r>
      <w:r w:rsidRPr="00295E7B">
        <w:rPr>
          <w:b/>
          <w:bCs/>
          <w:color w:val="0D0D0D" w:themeColor="text1" w:themeTint="F2"/>
          <w:sz w:val="28"/>
          <w:szCs w:val="28"/>
        </w:rPr>
        <w:br/>
        <w:t xml:space="preserve">Answer: </w:t>
      </w:r>
      <w:r w:rsidRPr="00140962">
        <w:rPr>
          <w:color w:val="0D0D0D" w:themeColor="text1" w:themeTint="F2"/>
          <w:sz w:val="24"/>
          <w:szCs w:val="24"/>
        </w:rPr>
        <w:t>The pickup location Area-12 on 28-01-2024 earned the highest total booking value (₹1,868.06).</w:t>
      </w:r>
      <w:r w:rsidRPr="00295E7B">
        <w:rPr>
          <w:b/>
          <w:bCs/>
          <w:color w:val="0D0D0D" w:themeColor="text1" w:themeTint="F2"/>
          <w:sz w:val="28"/>
          <w:szCs w:val="28"/>
        </w:rPr>
        <w:br/>
        <w:t xml:space="preserve">Explanation: </w:t>
      </w:r>
      <w:r w:rsidRPr="00140962">
        <w:rPr>
          <w:color w:val="0D0D0D" w:themeColor="text1" w:themeTint="F2"/>
          <w:sz w:val="24"/>
          <w:szCs w:val="24"/>
        </w:rPr>
        <w:t>I summed the Booking Value for each (Pickup Location, Date) pair (ignoring missing values) and found that rides starting from Area-12 on 28-01-2024 generated the largest total booking value, making this pickup–date combination the most profitable.</w:t>
      </w:r>
    </w:p>
    <w:p w14:paraId="1133A310" w14:textId="77777777" w:rsidR="00611071" w:rsidRDefault="00611071" w:rsidP="001928CD">
      <w:pPr>
        <w:spacing w:after="120"/>
        <w:rPr>
          <w:b/>
          <w:bCs/>
          <w:color w:val="0D0D0D" w:themeColor="text1" w:themeTint="F2"/>
          <w:sz w:val="28"/>
          <w:szCs w:val="28"/>
        </w:rPr>
      </w:pPr>
    </w:p>
    <w:p w14:paraId="6C626A96" w14:textId="5B338168" w:rsidR="00611071" w:rsidRDefault="00611071" w:rsidP="001928CD">
      <w:pPr>
        <w:spacing w:after="120"/>
        <w:rPr>
          <w:b/>
          <w:bCs/>
          <w:color w:val="0D0D0D" w:themeColor="text1" w:themeTint="F2"/>
          <w:sz w:val="28"/>
          <w:szCs w:val="28"/>
        </w:rPr>
      </w:pPr>
      <w:r w:rsidRPr="00140962">
        <w:rPr>
          <w:b/>
          <w:bCs/>
          <w:color w:val="EE0000"/>
          <w:sz w:val="28"/>
          <w:szCs w:val="28"/>
        </w:rPr>
        <w:t>M48. Which Drop Location and Payment Method combination yields the longest average ride distance?</w:t>
      </w:r>
      <w:r w:rsidRPr="00611071">
        <w:rPr>
          <w:b/>
          <w:bCs/>
          <w:color w:val="0D0D0D" w:themeColor="text1" w:themeTint="F2"/>
          <w:sz w:val="28"/>
          <w:szCs w:val="28"/>
        </w:rPr>
        <w:br/>
        <w:t xml:space="preserve">Answer: </w:t>
      </w:r>
      <w:r w:rsidRPr="00140962">
        <w:rPr>
          <w:color w:val="0D0D0D" w:themeColor="text1" w:themeTint="F2"/>
          <w:sz w:val="24"/>
          <w:szCs w:val="24"/>
        </w:rPr>
        <w:t>The drop location Area-22 with Wallet payment method has the longest average ride distance (15.8 km).</w:t>
      </w:r>
      <w:r w:rsidRPr="00611071">
        <w:rPr>
          <w:b/>
          <w:bCs/>
          <w:color w:val="0D0D0D" w:themeColor="text1" w:themeTint="F2"/>
          <w:sz w:val="28"/>
          <w:szCs w:val="28"/>
        </w:rPr>
        <w:br/>
        <w:t xml:space="preserve">Explanation: </w:t>
      </w:r>
      <w:r w:rsidRPr="00140962">
        <w:rPr>
          <w:color w:val="0D0D0D" w:themeColor="text1" w:themeTint="F2"/>
          <w:sz w:val="24"/>
          <w:szCs w:val="24"/>
        </w:rPr>
        <w:t>I calculated the average Ride Distance for each (Drop Location, Payment Method) pair and found that rides ending at Area-22 and paid via Wallet were, on average, the longest. This indicates that this drop–payment combination tends to involve longer trips compared to others.</w:t>
      </w:r>
    </w:p>
    <w:p w14:paraId="1A2DF834" w14:textId="77777777" w:rsidR="00611071" w:rsidRDefault="00611071" w:rsidP="001928CD">
      <w:pPr>
        <w:spacing w:after="120"/>
        <w:rPr>
          <w:b/>
          <w:bCs/>
          <w:color w:val="0D0D0D" w:themeColor="text1" w:themeTint="F2"/>
          <w:sz w:val="28"/>
          <w:szCs w:val="28"/>
        </w:rPr>
      </w:pPr>
    </w:p>
    <w:p w14:paraId="0425522B" w14:textId="6344CF02" w:rsidR="00611071" w:rsidRDefault="00A50DA0" w:rsidP="001928CD">
      <w:pPr>
        <w:spacing w:after="120"/>
        <w:rPr>
          <w:b/>
          <w:bCs/>
          <w:color w:val="0D0D0D" w:themeColor="text1" w:themeTint="F2"/>
          <w:sz w:val="28"/>
          <w:szCs w:val="28"/>
        </w:rPr>
      </w:pPr>
      <w:r w:rsidRPr="00140962">
        <w:rPr>
          <w:b/>
          <w:bCs/>
          <w:color w:val="EE0000"/>
          <w:sz w:val="28"/>
          <w:szCs w:val="28"/>
        </w:rPr>
        <w:t>M49. Which Payment Method and Vehicle Type combination generates the highest total revenue?</w:t>
      </w:r>
      <w:r w:rsidRPr="00A50DA0">
        <w:rPr>
          <w:b/>
          <w:bCs/>
          <w:color w:val="0D0D0D" w:themeColor="text1" w:themeTint="F2"/>
          <w:sz w:val="28"/>
          <w:szCs w:val="28"/>
        </w:rPr>
        <w:br/>
        <w:t xml:space="preserve">Answer: </w:t>
      </w:r>
      <w:r w:rsidRPr="00140962">
        <w:rPr>
          <w:color w:val="0D0D0D" w:themeColor="text1" w:themeTint="F2"/>
          <w:sz w:val="24"/>
          <w:szCs w:val="24"/>
        </w:rPr>
        <w:t>The Cash payment method with Auto vehicle type generates the highest total revenue (₹345,620.75).</w:t>
      </w:r>
      <w:r w:rsidRPr="00A50DA0">
        <w:rPr>
          <w:b/>
          <w:bCs/>
          <w:color w:val="0D0D0D" w:themeColor="text1" w:themeTint="F2"/>
          <w:sz w:val="28"/>
          <w:szCs w:val="28"/>
        </w:rPr>
        <w:br/>
        <w:t xml:space="preserve">Explanation: </w:t>
      </w:r>
      <w:r w:rsidRPr="00140962">
        <w:rPr>
          <w:color w:val="0D0D0D" w:themeColor="text1" w:themeTint="F2"/>
          <w:sz w:val="24"/>
          <w:szCs w:val="24"/>
        </w:rPr>
        <w:t>I summed the Booking Value for each (Payment Method, Vehicle Type) pair and found that rides paid in Cash and taken via Auto generated the most total revenue. This shows that this payment–vehicle combination is the most profitable in the dataset.</w:t>
      </w:r>
    </w:p>
    <w:p w14:paraId="7803D1B4" w14:textId="77777777" w:rsidR="00A50DA0" w:rsidRDefault="00A50DA0" w:rsidP="001928CD">
      <w:pPr>
        <w:spacing w:after="120"/>
        <w:rPr>
          <w:b/>
          <w:bCs/>
          <w:color w:val="0D0D0D" w:themeColor="text1" w:themeTint="F2"/>
          <w:sz w:val="28"/>
          <w:szCs w:val="28"/>
        </w:rPr>
      </w:pPr>
    </w:p>
    <w:p w14:paraId="4AC61030" w14:textId="77777777" w:rsidR="00E93395" w:rsidRDefault="00E93395" w:rsidP="001928CD">
      <w:pPr>
        <w:spacing w:after="120"/>
        <w:rPr>
          <w:b/>
          <w:bCs/>
          <w:color w:val="0D0D0D" w:themeColor="text1" w:themeTint="F2"/>
          <w:sz w:val="28"/>
          <w:szCs w:val="28"/>
        </w:rPr>
      </w:pPr>
      <w:r w:rsidRPr="00140962">
        <w:rPr>
          <w:b/>
          <w:bCs/>
          <w:color w:val="EE0000"/>
          <w:sz w:val="28"/>
          <w:szCs w:val="28"/>
        </w:rPr>
        <w:t>M50. Which Pickup–Drop pair and Payment Method generates the highest customer ratings on average?</w:t>
      </w:r>
      <w:r w:rsidRPr="00E93395">
        <w:rPr>
          <w:b/>
          <w:bCs/>
          <w:color w:val="0D0D0D" w:themeColor="text1" w:themeTint="F2"/>
          <w:sz w:val="28"/>
          <w:szCs w:val="28"/>
        </w:rPr>
        <w:br/>
        <w:t xml:space="preserve">Answer: </w:t>
      </w:r>
      <w:r w:rsidRPr="00140962">
        <w:rPr>
          <w:color w:val="0D0D0D" w:themeColor="text1" w:themeTint="F2"/>
          <w:sz w:val="24"/>
          <w:szCs w:val="24"/>
        </w:rPr>
        <w:t>The Pickup–Drop pair Area-48 → Area-15 with Card payment method has the highest average customer rating (5.0/5).</w:t>
      </w:r>
    </w:p>
    <w:p w14:paraId="79776A27" w14:textId="2E656D82" w:rsidR="00A912D4" w:rsidRPr="000B402D" w:rsidRDefault="00E93395" w:rsidP="000B402D">
      <w:pPr>
        <w:spacing w:after="120"/>
        <w:rPr>
          <w:b/>
          <w:bCs/>
          <w:color w:val="0D0D0D" w:themeColor="text1" w:themeTint="F2"/>
          <w:sz w:val="28"/>
          <w:szCs w:val="28"/>
        </w:rPr>
      </w:pPr>
      <w:r w:rsidRPr="00E93395">
        <w:rPr>
          <w:b/>
          <w:bCs/>
          <w:color w:val="0D0D0D" w:themeColor="text1" w:themeTint="F2"/>
          <w:sz w:val="28"/>
          <w:szCs w:val="28"/>
        </w:rPr>
        <w:lastRenderedPageBreak/>
        <w:t xml:space="preserve">Explanation: </w:t>
      </w:r>
      <w:r w:rsidRPr="00140962">
        <w:rPr>
          <w:color w:val="0D0D0D" w:themeColor="text1" w:themeTint="F2"/>
          <w:sz w:val="24"/>
          <w:szCs w:val="24"/>
        </w:rPr>
        <w:t xml:space="preserve">By calculating the average Customer Rating for each (Pickup Location, Drop Location, Payment Method) combination, we found that rides from Area-48 to Area-15 paid via Card received the highest ratings. This indicates that customers are most satisfied with this route and payment </w:t>
      </w:r>
      <w:r w:rsidR="000B402D">
        <w:rPr>
          <w:color w:val="0D0D0D" w:themeColor="text1" w:themeTint="F2"/>
          <w:sz w:val="24"/>
          <w:szCs w:val="24"/>
        </w:rPr>
        <w:t>method.</w:t>
      </w:r>
    </w:p>
    <w:sectPr w:rsidR="00A912D4" w:rsidRPr="000B40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89E11" w14:textId="77777777" w:rsidR="00B108FA" w:rsidRDefault="00B108FA" w:rsidP="00FB4A4B">
      <w:pPr>
        <w:spacing w:after="0" w:line="240" w:lineRule="auto"/>
      </w:pPr>
      <w:r>
        <w:separator/>
      </w:r>
    </w:p>
  </w:endnote>
  <w:endnote w:type="continuationSeparator" w:id="0">
    <w:p w14:paraId="480A60BB" w14:textId="77777777" w:rsidR="00B108FA" w:rsidRDefault="00B108FA" w:rsidP="00FB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Nova">
    <w:charset w:val="00"/>
    <w:family w:val="swiss"/>
    <w:pitch w:val="variable"/>
    <w:sig w:usb0="0000028F"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3596F" w14:textId="77777777" w:rsidR="00B108FA" w:rsidRDefault="00B108FA" w:rsidP="00FB4A4B">
      <w:pPr>
        <w:spacing w:after="0" w:line="240" w:lineRule="auto"/>
      </w:pPr>
      <w:r>
        <w:separator/>
      </w:r>
    </w:p>
  </w:footnote>
  <w:footnote w:type="continuationSeparator" w:id="0">
    <w:p w14:paraId="4EC6894C" w14:textId="77777777" w:rsidR="00B108FA" w:rsidRDefault="00B108FA" w:rsidP="00FB4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5CF1"/>
    <w:multiLevelType w:val="hybridMultilevel"/>
    <w:tmpl w:val="CD84EF70"/>
    <w:lvl w:ilvl="0" w:tplc="04090009">
      <w:start w:val="1"/>
      <w:numFmt w:val="bullet"/>
      <w:lvlText w:val=""/>
      <w:lvlJc w:val="left"/>
      <w:pPr>
        <w:ind w:left="2724" w:hanging="360"/>
      </w:pPr>
      <w:rPr>
        <w:rFonts w:ascii="Wingdings" w:hAnsi="Wingdings" w:hint="default"/>
      </w:rPr>
    </w:lvl>
    <w:lvl w:ilvl="1" w:tplc="40090003" w:tentative="1">
      <w:start w:val="1"/>
      <w:numFmt w:val="bullet"/>
      <w:lvlText w:val="o"/>
      <w:lvlJc w:val="left"/>
      <w:pPr>
        <w:ind w:left="3444" w:hanging="360"/>
      </w:pPr>
      <w:rPr>
        <w:rFonts w:ascii="Courier New" w:hAnsi="Courier New" w:cs="Courier New" w:hint="default"/>
      </w:rPr>
    </w:lvl>
    <w:lvl w:ilvl="2" w:tplc="40090005" w:tentative="1">
      <w:start w:val="1"/>
      <w:numFmt w:val="bullet"/>
      <w:lvlText w:val=""/>
      <w:lvlJc w:val="left"/>
      <w:pPr>
        <w:ind w:left="4164" w:hanging="360"/>
      </w:pPr>
      <w:rPr>
        <w:rFonts w:ascii="Wingdings" w:hAnsi="Wingdings" w:hint="default"/>
      </w:rPr>
    </w:lvl>
    <w:lvl w:ilvl="3" w:tplc="40090001" w:tentative="1">
      <w:start w:val="1"/>
      <w:numFmt w:val="bullet"/>
      <w:lvlText w:val=""/>
      <w:lvlJc w:val="left"/>
      <w:pPr>
        <w:ind w:left="4884" w:hanging="360"/>
      </w:pPr>
      <w:rPr>
        <w:rFonts w:ascii="Symbol" w:hAnsi="Symbol" w:hint="default"/>
      </w:rPr>
    </w:lvl>
    <w:lvl w:ilvl="4" w:tplc="40090003" w:tentative="1">
      <w:start w:val="1"/>
      <w:numFmt w:val="bullet"/>
      <w:lvlText w:val="o"/>
      <w:lvlJc w:val="left"/>
      <w:pPr>
        <w:ind w:left="5604" w:hanging="360"/>
      </w:pPr>
      <w:rPr>
        <w:rFonts w:ascii="Courier New" w:hAnsi="Courier New" w:cs="Courier New" w:hint="default"/>
      </w:rPr>
    </w:lvl>
    <w:lvl w:ilvl="5" w:tplc="40090005" w:tentative="1">
      <w:start w:val="1"/>
      <w:numFmt w:val="bullet"/>
      <w:lvlText w:val=""/>
      <w:lvlJc w:val="left"/>
      <w:pPr>
        <w:ind w:left="6324" w:hanging="360"/>
      </w:pPr>
      <w:rPr>
        <w:rFonts w:ascii="Wingdings" w:hAnsi="Wingdings" w:hint="default"/>
      </w:rPr>
    </w:lvl>
    <w:lvl w:ilvl="6" w:tplc="40090001" w:tentative="1">
      <w:start w:val="1"/>
      <w:numFmt w:val="bullet"/>
      <w:lvlText w:val=""/>
      <w:lvlJc w:val="left"/>
      <w:pPr>
        <w:ind w:left="7044" w:hanging="360"/>
      </w:pPr>
      <w:rPr>
        <w:rFonts w:ascii="Symbol" w:hAnsi="Symbol" w:hint="default"/>
      </w:rPr>
    </w:lvl>
    <w:lvl w:ilvl="7" w:tplc="40090003" w:tentative="1">
      <w:start w:val="1"/>
      <w:numFmt w:val="bullet"/>
      <w:lvlText w:val="o"/>
      <w:lvlJc w:val="left"/>
      <w:pPr>
        <w:ind w:left="7764" w:hanging="360"/>
      </w:pPr>
      <w:rPr>
        <w:rFonts w:ascii="Courier New" w:hAnsi="Courier New" w:cs="Courier New" w:hint="default"/>
      </w:rPr>
    </w:lvl>
    <w:lvl w:ilvl="8" w:tplc="40090005" w:tentative="1">
      <w:start w:val="1"/>
      <w:numFmt w:val="bullet"/>
      <w:lvlText w:val=""/>
      <w:lvlJc w:val="left"/>
      <w:pPr>
        <w:ind w:left="8484" w:hanging="360"/>
      </w:pPr>
      <w:rPr>
        <w:rFonts w:ascii="Wingdings" w:hAnsi="Wingdings" w:hint="default"/>
      </w:rPr>
    </w:lvl>
  </w:abstractNum>
  <w:abstractNum w:abstractNumId="1" w15:restartNumberingAfterBreak="0">
    <w:nsid w:val="0756254A"/>
    <w:multiLevelType w:val="hybridMultilevel"/>
    <w:tmpl w:val="7840C6DA"/>
    <w:lvl w:ilvl="0" w:tplc="40090003">
      <w:start w:val="1"/>
      <w:numFmt w:val="bullet"/>
      <w:lvlText w:val="o"/>
      <w:lvlJc w:val="left"/>
      <w:pPr>
        <w:ind w:left="828" w:hanging="360"/>
      </w:pPr>
      <w:rPr>
        <w:rFonts w:ascii="Courier New" w:hAnsi="Courier New" w:cs="Courier New"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 w15:restartNumberingAfterBreak="0">
    <w:nsid w:val="08D63899"/>
    <w:multiLevelType w:val="multilevel"/>
    <w:tmpl w:val="FCE6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462B3"/>
    <w:multiLevelType w:val="multilevel"/>
    <w:tmpl w:val="7D8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C5D43"/>
    <w:multiLevelType w:val="multilevel"/>
    <w:tmpl w:val="474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65B0C"/>
    <w:multiLevelType w:val="multilevel"/>
    <w:tmpl w:val="5B1E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957E4"/>
    <w:multiLevelType w:val="multilevel"/>
    <w:tmpl w:val="20CA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D7E2E"/>
    <w:multiLevelType w:val="hybridMultilevel"/>
    <w:tmpl w:val="07CC9D10"/>
    <w:lvl w:ilvl="0" w:tplc="40090009">
      <w:start w:val="1"/>
      <w:numFmt w:val="bullet"/>
      <w:lvlText w:val=""/>
      <w:lvlJc w:val="left"/>
      <w:pPr>
        <w:ind w:left="2700" w:hanging="360"/>
      </w:pPr>
      <w:rPr>
        <w:rFonts w:ascii="Wingdings" w:hAnsi="Wingdings" w:hint="default"/>
      </w:rPr>
    </w:lvl>
    <w:lvl w:ilvl="1" w:tplc="40090003" w:tentative="1">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abstractNum w:abstractNumId="8" w15:restartNumberingAfterBreak="0">
    <w:nsid w:val="30526DE2"/>
    <w:multiLevelType w:val="hybridMultilevel"/>
    <w:tmpl w:val="A5E24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2D1645"/>
    <w:multiLevelType w:val="multilevel"/>
    <w:tmpl w:val="234C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14047"/>
    <w:multiLevelType w:val="multilevel"/>
    <w:tmpl w:val="6D6C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3C4CA8"/>
    <w:multiLevelType w:val="hybridMultilevel"/>
    <w:tmpl w:val="CF381E6A"/>
    <w:lvl w:ilvl="0" w:tplc="40090001">
      <w:start w:val="1"/>
      <w:numFmt w:val="bullet"/>
      <w:lvlText w:val=""/>
      <w:lvlJc w:val="left"/>
      <w:pPr>
        <w:ind w:left="1548" w:hanging="360"/>
      </w:pPr>
      <w:rPr>
        <w:rFonts w:ascii="Symbol" w:hAnsi="Symbol" w:hint="default"/>
      </w:rPr>
    </w:lvl>
    <w:lvl w:ilvl="1" w:tplc="40090003" w:tentative="1">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12" w15:restartNumberingAfterBreak="0">
    <w:nsid w:val="33C53EC2"/>
    <w:multiLevelType w:val="multilevel"/>
    <w:tmpl w:val="98FE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51ADE"/>
    <w:multiLevelType w:val="multilevel"/>
    <w:tmpl w:val="DA00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8751A"/>
    <w:multiLevelType w:val="hybridMultilevel"/>
    <w:tmpl w:val="87428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585812"/>
    <w:multiLevelType w:val="multilevel"/>
    <w:tmpl w:val="DDD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A71C1"/>
    <w:multiLevelType w:val="multilevel"/>
    <w:tmpl w:val="171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258A9"/>
    <w:multiLevelType w:val="hybridMultilevel"/>
    <w:tmpl w:val="18EEDE7E"/>
    <w:lvl w:ilvl="0" w:tplc="40090003">
      <w:start w:val="1"/>
      <w:numFmt w:val="bullet"/>
      <w:lvlText w:val="o"/>
      <w:lvlJc w:val="left"/>
      <w:pPr>
        <w:ind w:left="1548" w:hanging="360"/>
      </w:pPr>
      <w:rPr>
        <w:rFonts w:ascii="Courier New" w:hAnsi="Courier New" w:cs="Courier New" w:hint="default"/>
      </w:rPr>
    </w:lvl>
    <w:lvl w:ilvl="1" w:tplc="40090003" w:tentative="1">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18" w15:restartNumberingAfterBreak="0">
    <w:nsid w:val="50D84468"/>
    <w:multiLevelType w:val="multilevel"/>
    <w:tmpl w:val="016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871C1"/>
    <w:multiLevelType w:val="multilevel"/>
    <w:tmpl w:val="7D08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145E4"/>
    <w:multiLevelType w:val="multilevel"/>
    <w:tmpl w:val="1D7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968E1"/>
    <w:multiLevelType w:val="multilevel"/>
    <w:tmpl w:val="824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214B8"/>
    <w:multiLevelType w:val="multilevel"/>
    <w:tmpl w:val="1A62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C27A1"/>
    <w:multiLevelType w:val="multilevel"/>
    <w:tmpl w:val="0BAE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62CCC"/>
    <w:multiLevelType w:val="hybridMultilevel"/>
    <w:tmpl w:val="8312D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DD0D5C"/>
    <w:multiLevelType w:val="multilevel"/>
    <w:tmpl w:val="4688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35B98"/>
    <w:multiLevelType w:val="hybridMultilevel"/>
    <w:tmpl w:val="4756053E"/>
    <w:lvl w:ilvl="0" w:tplc="4009000F">
      <w:start w:val="1"/>
      <w:numFmt w:val="decimal"/>
      <w:lvlText w:val="%1."/>
      <w:lvlJc w:val="left"/>
      <w:pPr>
        <w:ind w:left="2724" w:hanging="360"/>
      </w:pPr>
    </w:lvl>
    <w:lvl w:ilvl="1" w:tplc="40090019" w:tentative="1">
      <w:start w:val="1"/>
      <w:numFmt w:val="lowerLetter"/>
      <w:lvlText w:val="%2."/>
      <w:lvlJc w:val="left"/>
      <w:pPr>
        <w:ind w:left="3444" w:hanging="360"/>
      </w:pPr>
    </w:lvl>
    <w:lvl w:ilvl="2" w:tplc="4009001B" w:tentative="1">
      <w:start w:val="1"/>
      <w:numFmt w:val="lowerRoman"/>
      <w:lvlText w:val="%3."/>
      <w:lvlJc w:val="right"/>
      <w:pPr>
        <w:ind w:left="4164" w:hanging="180"/>
      </w:pPr>
    </w:lvl>
    <w:lvl w:ilvl="3" w:tplc="4009000F" w:tentative="1">
      <w:start w:val="1"/>
      <w:numFmt w:val="decimal"/>
      <w:lvlText w:val="%4."/>
      <w:lvlJc w:val="left"/>
      <w:pPr>
        <w:ind w:left="4884" w:hanging="360"/>
      </w:pPr>
    </w:lvl>
    <w:lvl w:ilvl="4" w:tplc="40090019" w:tentative="1">
      <w:start w:val="1"/>
      <w:numFmt w:val="lowerLetter"/>
      <w:lvlText w:val="%5."/>
      <w:lvlJc w:val="left"/>
      <w:pPr>
        <w:ind w:left="5604" w:hanging="360"/>
      </w:pPr>
    </w:lvl>
    <w:lvl w:ilvl="5" w:tplc="4009001B" w:tentative="1">
      <w:start w:val="1"/>
      <w:numFmt w:val="lowerRoman"/>
      <w:lvlText w:val="%6."/>
      <w:lvlJc w:val="right"/>
      <w:pPr>
        <w:ind w:left="6324" w:hanging="180"/>
      </w:pPr>
    </w:lvl>
    <w:lvl w:ilvl="6" w:tplc="4009000F" w:tentative="1">
      <w:start w:val="1"/>
      <w:numFmt w:val="decimal"/>
      <w:lvlText w:val="%7."/>
      <w:lvlJc w:val="left"/>
      <w:pPr>
        <w:ind w:left="7044" w:hanging="360"/>
      </w:pPr>
    </w:lvl>
    <w:lvl w:ilvl="7" w:tplc="40090019" w:tentative="1">
      <w:start w:val="1"/>
      <w:numFmt w:val="lowerLetter"/>
      <w:lvlText w:val="%8."/>
      <w:lvlJc w:val="left"/>
      <w:pPr>
        <w:ind w:left="7764" w:hanging="360"/>
      </w:pPr>
    </w:lvl>
    <w:lvl w:ilvl="8" w:tplc="4009001B" w:tentative="1">
      <w:start w:val="1"/>
      <w:numFmt w:val="lowerRoman"/>
      <w:lvlText w:val="%9."/>
      <w:lvlJc w:val="right"/>
      <w:pPr>
        <w:ind w:left="8484" w:hanging="180"/>
      </w:pPr>
    </w:lvl>
  </w:abstractNum>
  <w:abstractNum w:abstractNumId="27" w15:restartNumberingAfterBreak="0">
    <w:nsid w:val="7CA05CCA"/>
    <w:multiLevelType w:val="multilevel"/>
    <w:tmpl w:val="0872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613C4"/>
    <w:multiLevelType w:val="hybridMultilevel"/>
    <w:tmpl w:val="64048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F177EC"/>
    <w:multiLevelType w:val="multilevel"/>
    <w:tmpl w:val="FBFC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391785">
    <w:abstractNumId w:val="26"/>
  </w:num>
  <w:num w:numId="2" w16cid:durableId="959341641">
    <w:abstractNumId w:val="0"/>
  </w:num>
  <w:num w:numId="3" w16cid:durableId="908923505">
    <w:abstractNumId w:val="7"/>
  </w:num>
  <w:num w:numId="4" w16cid:durableId="117338013">
    <w:abstractNumId w:val="5"/>
  </w:num>
  <w:num w:numId="5" w16cid:durableId="1517378478">
    <w:abstractNumId w:val="18"/>
  </w:num>
  <w:num w:numId="6" w16cid:durableId="789206264">
    <w:abstractNumId w:val="1"/>
  </w:num>
  <w:num w:numId="7" w16cid:durableId="527106970">
    <w:abstractNumId w:val="17"/>
  </w:num>
  <w:num w:numId="8" w16cid:durableId="1419983393">
    <w:abstractNumId w:val="11"/>
  </w:num>
  <w:num w:numId="9" w16cid:durableId="555580426">
    <w:abstractNumId w:val="24"/>
  </w:num>
  <w:num w:numId="10" w16cid:durableId="701712188">
    <w:abstractNumId w:val="28"/>
  </w:num>
  <w:num w:numId="11" w16cid:durableId="678430757">
    <w:abstractNumId w:val="8"/>
  </w:num>
  <w:num w:numId="12" w16cid:durableId="1902864220">
    <w:abstractNumId w:val="12"/>
  </w:num>
  <w:num w:numId="13" w16cid:durableId="73208276">
    <w:abstractNumId w:val="6"/>
  </w:num>
  <w:num w:numId="14" w16cid:durableId="239023407">
    <w:abstractNumId w:val="22"/>
  </w:num>
  <w:num w:numId="15" w16cid:durableId="553321168">
    <w:abstractNumId w:val="27"/>
  </w:num>
  <w:num w:numId="16" w16cid:durableId="118576499">
    <w:abstractNumId w:val="3"/>
  </w:num>
  <w:num w:numId="17" w16cid:durableId="33971029">
    <w:abstractNumId w:val="9"/>
  </w:num>
  <w:num w:numId="18" w16cid:durableId="455295471">
    <w:abstractNumId w:val="23"/>
  </w:num>
  <w:num w:numId="19" w16cid:durableId="484585929">
    <w:abstractNumId w:val="25"/>
  </w:num>
  <w:num w:numId="20" w16cid:durableId="1279948687">
    <w:abstractNumId w:val="10"/>
  </w:num>
  <w:num w:numId="21" w16cid:durableId="313224308">
    <w:abstractNumId w:val="29"/>
  </w:num>
  <w:num w:numId="22" w16cid:durableId="990983782">
    <w:abstractNumId w:val="4"/>
  </w:num>
  <w:num w:numId="23" w16cid:durableId="1446464624">
    <w:abstractNumId w:val="13"/>
  </w:num>
  <w:num w:numId="24" w16cid:durableId="1234198900">
    <w:abstractNumId w:val="15"/>
  </w:num>
  <w:num w:numId="25" w16cid:durableId="278218378">
    <w:abstractNumId w:val="2"/>
  </w:num>
  <w:num w:numId="26" w16cid:durableId="1849365690">
    <w:abstractNumId w:val="21"/>
  </w:num>
  <w:num w:numId="27" w16cid:durableId="1066102570">
    <w:abstractNumId w:val="19"/>
  </w:num>
  <w:num w:numId="28" w16cid:durableId="477578543">
    <w:abstractNumId w:val="16"/>
  </w:num>
  <w:num w:numId="29" w16cid:durableId="2119256400">
    <w:abstractNumId w:val="14"/>
  </w:num>
  <w:num w:numId="30" w16cid:durableId="2698196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59"/>
    <w:rsid w:val="0000505A"/>
    <w:rsid w:val="000057F0"/>
    <w:rsid w:val="000178E5"/>
    <w:rsid w:val="00022911"/>
    <w:rsid w:val="00023873"/>
    <w:rsid w:val="00024E15"/>
    <w:rsid w:val="00025415"/>
    <w:rsid w:val="00040F60"/>
    <w:rsid w:val="000425C5"/>
    <w:rsid w:val="00055868"/>
    <w:rsid w:val="000578F3"/>
    <w:rsid w:val="00065A7A"/>
    <w:rsid w:val="00066497"/>
    <w:rsid w:val="000749A4"/>
    <w:rsid w:val="0007718B"/>
    <w:rsid w:val="000824E4"/>
    <w:rsid w:val="00082575"/>
    <w:rsid w:val="00093554"/>
    <w:rsid w:val="000A2B1D"/>
    <w:rsid w:val="000A74DD"/>
    <w:rsid w:val="000B017B"/>
    <w:rsid w:val="000B275A"/>
    <w:rsid w:val="000B364D"/>
    <w:rsid w:val="000B402D"/>
    <w:rsid w:val="000C5757"/>
    <w:rsid w:val="000C59C1"/>
    <w:rsid w:val="000D24DD"/>
    <w:rsid w:val="000D5CB7"/>
    <w:rsid w:val="000E1BA9"/>
    <w:rsid w:val="000E49D0"/>
    <w:rsid w:val="000E5C5A"/>
    <w:rsid w:val="000F1DB6"/>
    <w:rsid w:val="000F2305"/>
    <w:rsid w:val="000F2BC9"/>
    <w:rsid w:val="000F2D22"/>
    <w:rsid w:val="000F3E3B"/>
    <w:rsid w:val="000F5EE6"/>
    <w:rsid w:val="000F729C"/>
    <w:rsid w:val="00100E67"/>
    <w:rsid w:val="00103E40"/>
    <w:rsid w:val="001051C3"/>
    <w:rsid w:val="001056D2"/>
    <w:rsid w:val="00110AF7"/>
    <w:rsid w:val="00110EA7"/>
    <w:rsid w:val="00114A6F"/>
    <w:rsid w:val="00114D2E"/>
    <w:rsid w:val="00120A95"/>
    <w:rsid w:val="00120D26"/>
    <w:rsid w:val="001258BD"/>
    <w:rsid w:val="0013074C"/>
    <w:rsid w:val="001374BD"/>
    <w:rsid w:val="00140962"/>
    <w:rsid w:val="00142026"/>
    <w:rsid w:val="001431DE"/>
    <w:rsid w:val="00144903"/>
    <w:rsid w:val="001503FF"/>
    <w:rsid w:val="00156841"/>
    <w:rsid w:val="00160F78"/>
    <w:rsid w:val="0016197E"/>
    <w:rsid w:val="00165878"/>
    <w:rsid w:val="00166C05"/>
    <w:rsid w:val="00181D70"/>
    <w:rsid w:val="001835E6"/>
    <w:rsid w:val="00185227"/>
    <w:rsid w:val="00190133"/>
    <w:rsid w:val="001902AD"/>
    <w:rsid w:val="001928CD"/>
    <w:rsid w:val="00195627"/>
    <w:rsid w:val="001A1EA3"/>
    <w:rsid w:val="001B192A"/>
    <w:rsid w:val="001B2E28"/>
    <w:rsid w:val="001B4CF6"/>
    <w:rsid w:val="001C0E5E"/>
    <w:rsid w:val="001C29CA"/>
    <w:rsid w:val="001D107A"/>
    <w:rsid w:val="001D615C"/>
    <w:rsid w:val="001E26E5"/>
    <w:rsid w:val="001E35D3"/>
    <w:rsid w:val="001E5601"/>
    <w:rsid w:val="001F1DAA"/>
    <w:rsid w:val="001F1F5F"/>
    <w:rsid w:val="00200D15"/>
    <w:rsid w:val="00204061"/>
    <w:rsid w:val="002048B4"/>
    <w:rsid w:val="00215BEE"/>
    <w:rsid w:val="00216587"/>
    <w:rsid w:val="002259CE"/>
    <w:rsid w:val="00227175"/>
    <w:rsid w:val="00227253"/>
    <w:rsid w:val="00227C8D"/>
    <w:rsid w:val="00233E1C"/>
    <w:rsid w:val="002355E9"/>
    <w:rsid w:val="00235748"/>
    <w:rsid w:val="00247793"/>
    <w:rsid w:val="0025161C"/>
    <w:rsid w:val="00253A51"/>
    <w:rsid w:val="00257B90"/>
    <w:rsid w:val="00262D31"/>
    <w:rsid w:val="00263860"/>
    <w:rsid w:val="00267FCA"/>
    <w:rsid w:val="002700D7"/>
    <w:rsid w:val="002710F2"/>
    <w:rsid w:val="00271851"/>
    <w:rsid w:val="00274CB7"/>
    <w:rsid w:val="00274CC0"/>
    <w:rsid w:val="002802E4"/>
    <w:rsid w:val="00280A57"/>
    <w:rsid w:val="002811A7"/>
    <w:rsid w:val="00284A46"/>
    <w:rsid w:val="002872D8"/>
    <w:rsid w:val="00292B89"/>
    <w:rsid w:val="00295E7B"/>
    <w:rsid w:val="002A696F"/>
    <w:rsid w:val="002A6BA1"/>
    <w:rsid w:val="002B6665"/>
    <w:rsid w:val="002C0053"/>
    <w:rsid w:val="002C30F8"/>
    <w:rsid w:val="002C4566"/>
    <w:rsid w:val="002C53D0"/>
    <w:rsid w:val="002C59E7"/>
    <w:rsid w:val="002C5F3F"/>
    <w:rsid w:val="002C72C8"/>
    <w:rsid w:val="002D01BA"/>
    <w:rsid w:val="002D1AC9"/>
    <w:rsid w:val="002D5EB6"/>
    <w:rsid w:val="002E09F5"/>
    <w:rsid w:val="002F3099"/>
    <w:rsid w:val="002F38F8"/>
    <w:rsid w:val="002F7D2C"/>
    <w:rsid w:val="00313F26"/>
    <w:rsid w:val="0031730D"/>
    <w:rsid w:val="003176D8"/>
    <w:rsid w:val="00321433"/>
    <w:rsid w:val="00326AF7"/>
    <w:rsid w:val="003324F5"/>
    <w:rsid w:val="00352D0B"/>
    <w:rsid w:val="00360C7D"/>
    <w:rsid w:val="00361D52"/>
    <w:rsid w:val="00370472"/>
    <w:rsid w:val="00372E48"/>
    <w:rsid w:val="0037471F"/>
    <w:rsid w:val="00380113"/>
    <w:rsid w:val="00386472"/>
    <w:rsid w:val="003900A4"/>
    <w:rsid w:val="00390681"/>
    <w:rsid w:val="0039458C"/>
    <w:rsid w:val="00395568"/>
    <w:rsid w:val="00396A0D"/>
    <w:rsid w:val="0039735B"/>
    <w:rsid w:val="003A0855"/>
    <w:rsid w:val="003A0E0E"/>
    <w:rsid w:val="003A15A1"/>
    <w:rsid w:val="003A61E4"/>
    <w:rsid w:val="003B612D"/>
    <w:rsid w:val="003B71A4"/>
    <w:rsid w:val="003C16E5"/>
    <w:rsid w:val="003C2EAB"/>
    <w:rsid w:val="003D246B"/>
    <w:rsid w:val="003D61B2"/>
    <w:rsid w:val="003F0703"/>
    <w:rsid w:val="004027F7"/>
    <w:rsid w:val="0041196A"/>
    <w:rsid w:val="004137C0"/>
    <w:rsid w:val="004177D1"/>
    <w:rsid w:val="004264A1"/>
    <w:rsid w:val="00434AA6"/>
    <w:rsid w:val="004365DB"/>
    <w:rsid w:val="004379A2"/>
    <w:rsid w:val="00437C29"/>
    <w:rsid w:val="00442657"/>
    <w:rsid w:val="00444018"/>
    <w:rsid w:val="00445ECB"/>
    <w:rsid w:val="00446A1A"/>
    <w:rsid w:val="00447D94"/>
    <w:rsid w:val="00452931"/>
    <w:rsid w:val="00452B72"/>
    <w:rsid w:val="00456AF0"/>
    <w:rsid w:val="00470623"/>
    <w:rsid w:val="004744DA"/>
    <w:rsid w:val="00477958"/>
    <w:rsid w:val="00480BA4"/>
    <w:rsid w:val="00483281"/>
    <w:rsid w:val="0048502B"/>
    <w:rsid w:val="00492E8B"/>
    <w:rsid w:val="00494D96"/>
    <w:rsid w:val="004A161B"/>
    <w:rsid w:val="004A1734"/>
    <w:rsid w:val="004A5459"/>
    <w:rsid w:val="004B1CA4"/>
    <w:rsid w:val="004B7A09"/>
    <w:rsid w:val="004B7DAE"/>
    <w:rsid w:val="004B7F74"/>
    <w:rsid w:val="004C1456"/>
    <w:rsid w:val="004C3958"/>
    <w:rsid w:val="004C7E8D"/>
    <w:rsid w:val="004D1E99"/>
    <w:rsid w:val="004D7E3D"/>
    <w:rsid w:val="004E392C"/>
    <w:rsid w:val="004E789E"/>
    <w:rsid w:val="004F28C2"/>
    <w:rsid w:val="004F64AC"/>
    <w:rsid w:val="00500296"/>
    <w:rsid w:val="00500DED"/>
    <w:rsid w:val="00503DBE"/>
    <w:rsid w:val="00503F9E"/>
    <w:rsid w:val="00504062"/>
    <w:rsid w:val="005042E1"/>
    <w:rsid w:val="00505A6A"/>
    <w:rsid w:val="00505EA0"/>
    <w:rsid w:val="00512581"/>
    <w:rsid w:val="00521D33"/>
    <w:rsid w:val="005234FC"/>
    <w:rsid w:val="005260EB"/>
    <w:rsid w:val="0053059B"/>
    <w:rsid w:val="00532A91"/>
    <w:rsid w:val="00532EAA"/>
    <w:rsid w:val="005343A8"/>
    <w:rsid w:val="00534B7C"/>
    <w:rsid w:val="0053612B"/>
    <w:rsid w:val="00537F04"/>
    <w:rsid w:val="005404FF"/>
    <w:rsid w:val="00541A36"/>
    <w:rsid w:val="005529B5"/>
    <w:rsid w:val="00557E1D"/>
    <w:rsid w:val="0056069B"/>
    <w:rsid w:val="00567FD4"/>
    <w:rsid w:val="005743AF"/>
    <w:rsid w:val="005744F1"/>
    <w:rsid w:val="00577620"/>
    <w:rsid w:val="005776BC"/>
    <w:rsid w:val="005822E9"/>
    <w:rsid w:val="005840B2"/>
    <w:rsid w:val="00586489"/>
    <w:rsid w:val="005913BB"/>
    <w:rsid w:val="005918BA"/>
    <w:rsid w:val="005946C6"/>
    <w:rsid w:val="00594F5F"/>
    <w:rsid w:val="005967D0"/>
    <w:rsid w:val="005A2C59"/>
    <w:rsid w:val="005A40F9"/>
    <w:rsid w:val="005A6D9F"/>
    <w:rsid w:val="005B1EB0"/>
    <w:rsid w:val="005B34BB"/>
    <w:rsid w:val="005B4A33"/>
    <w:rsid w:val="005B76E0"/>
    <w:rsid w:val="005C2FF8"/>
    <w:rsid w:val="005C4F7F"/>
    <w:rsid w:val="005D5DE7"/>
    <w:rsid w:val="005D65BB"/>
    <w:rsid w:val="005F36AC"/>
    <w:rsid w:val="006002E9"/>
    <w:rsid w:val="006011D5"/>
    <w:rsid w:val="00611071"/>
    <w:rsid w:val="00611B14"/>
    <w:rsid w:val="00612322"/>
    <w:rsid w:val="006143CF"/>
    <w:rsid w:val="00616D7E"/>
    <w:rsid w:val="006216F3"/>
    <w:rsid w:val="00622A8F"/>
    <w:rsid w:val="00625214"/>
    <w:rsid w:val="006268B1"/>
    <w:rsid w:val="00630911"/>
    <w:rsid w:val="00634B27"/>
    <w:rsid w:val="00636D51"/>
    <w:rsid w:val="006371A1"/>
    <w:rsid w:val="00637591"/>
    <w:rsid w:val="00637B32"/>
    <w:rsid w:val="00640406"/>
    <w:rsid w:val="006422E6"/>
    <w:rsid w:val="00642392"/>
    <w:rsid w:val="00643F29"/>
    <w:rsid w:val="006464B7"/>
    <w:rsid w:val="00646C09"/>
    <w:rsid w:val="00650FC3"/>
    <w:rsid w:val="00653F12"/>
    <w:rsid w:val="00656444"/>
    <w:rsid w:val="00657324"/>
    <w:rsid w:val="00661CE5"/>
    <w:rsid w:val="0066335C"/>
    <w:rsid w:val="00663750"/>
    <w:rsid w:val="0067122D"/>
    <w:rsid w:val="00674383"/>
    <w:rsid w:val="00676F3C"/>
    <w:rsid w:val="00677A6D"/>
    <w:rsid w:val="00680600"/>
    <w:rsid w:val="0068167D"/>
    <w:rsid w:val="00681F4F"/>
    <w:rsid w:val="00682F96"/>
    <w:rsid w:val="00684F74"/>
    <w:rsid w:val="00691175"/>
    <w:rsid w:val="0069246A"/>
    <w:rsid w:val="00695B7E"/>
    <w:rsid w:val="006960DC"/>
    <w:rsid w:val="006969AF"/>
    <w:rsid w:val="006A27FE"/>
    <w:rsid w:val="006A42D9"/>
    <w:rsid w:val="006A52D4"/>
    <w:rsid w:val="006A5D5F"/>
    <w:rsid w:val="006B20BC"/>
    <w:rsid w:val="006B58DF"/>
    <w:rsid w:val="006D55B4"/>
    <w:rsid w:val="006E0756"/>
    <w:rsid w:val="006E42EC"/>
    <w:rsid w:val="006E6560"/>
    <w:rsid w:val="006E71F0"/>
    <w:rsid w:val="0070712F"/>
    <w:rsid w:val="00710DB1"/>
    <w:rsid w:val="00711550"/>
    <w:rsid w:val="0071314B"/>
    <w:rsid w:val="00713F3B"/>
    <w:rsid w:val="00714F66"/>
    <w:rsid w:val="00715AA8"/>
    <w:rsid w:val="00721C1E"/>
    <w:rsid w:val="00723C8D"/>
    <w:rsid w:val="0072513B"/>
    <w:rsid w:val="00726584"/>
    <w:rsid w:val="007269F7"/>
    <w:rsid w:val="007273BC"/>
    <w:rsid w:val="007306A0"/>
    <w:rsid w:val="00732B38"/>
    <w:rsid w:val="00732DBE"/>
    <w:rsid w:val="00735B22"/>
    <w:rsid w:val="00736B80"/>
    <w:rsid w:val="00754FDD"/>
    <w:rsid w:val="00757DB6"/>
    <w:rsid w:val="007659CD"/>
    <w:rsid w:val="00767D39"/>
    <w:rsid w:val="00771D02"/>
    <w:rsid w:val="00771E86"/>
    <w:rsid w:val="00772B3A"/>
    <w:rsid w:val="007835F8"/>
    <w:rsid w:val="00784F93"/>
    <w:rsid w:val="00786ECC"/>
    <w:rsid w:val="007901F6"/>
    <w:rsid w:val="00791BBB"/>
    <w:rsid w:val="00792D74"/>
    <w:rsid w:val="00793AB6"/>
    <w:rsid w:val="00796931"/>
    <w:rsid w:val="007A15B6"/>
    <w:rsid w:val="007A544C"/>
    <w:rsid w:val="007B2C96"/>
    <w:rsid w:val="007B38D4"/>
    <w:rsid w:val="007B6AF9"/>
    <w:rsid w:val="007B745D"/>
    <w:rsid w:val="007C0640"/>
    <w:rsid w:val="007D1477"/>
    <w:rsid w:val="007D4452"/>
    <w:rsid w:val="007D4F39"/>
    <w:rsid w:val="007E2673"/>
    <w:rsid w:val="007E30FB"/>
    <w:rsid w:val="007E474E"/>
    <w:rsid w:val="007F314A"/>
    <w:rsid w:val="007F7F2E"/>
    <w:rsid w:val="00800370"/>
    <w:rsid w:val="008026F7"/>
    <w:rsid w:val="008149B1"/>
    <w:rsid w:val="008221E6"/>
    <w:rsid w:val="008230C2"/>
    <w:rsid w:val="00826814"/>
    <w:rsid w:val="0083340C"/>
    <w:rsid w:val="00841AF8"/>
    <w:rsid w:val="00842905"/>
    <w:rsid w:val="00842A02"/>
    <w:rsid w:val="00843008"/>
    <w:rsid w:val="00846150"/>
    <w:rsid w:val="00847950"/>
    <w:rsid w:val="00854088"/>
    <w:rsid w:val="00862DF1"/>
    <w:rsid w:val="00863AA5"/>
    <w:rsid w:val="00864B4B"/>
    <w:rsid w:val="00867AF1"/>
    <w:rsid w:val="0087098A"/>
    <w:rsid w:val="008814C2"/>
    <w:rsid w:val="00882CBD"/>
    <w:rsid w:val="00884F0D"/>
    <w:rsid w:val="00891412"/>
    <w:rsid w:val="008919DD"/>
    <w:rsid w:val="00894BD6"/>
    <w:rsid w:val="0089596F"/>
    <w:rsid w:val="0089778A"/>
    <w:rsid w:val="008B164D"/>
    <w:rsid w:val="008B578F"/>
    <w:rsid w:val="008B7E2C"/>
    <w:rsid w:val="008C3826"/>
    <w:rsid w:val="008C71C0"/>
    <w:rsid w:val="008D5C9D"/>
    <w:rsid w:val="008D7E17"/>
    <w:rsid w:val="008E29A0"/>
    <w:rsid w:val="008F397B"/>
    <w:rsid w:val="009022A4"/>
    <w:rsid w:val="00903970"/>
    <w:rsid w:val="00903DCC"/>
    <w:rsid w:val="00912209"/>
    <w:rsid w:val="00915BDC"/>
    <w:rsid w:val="00922579"/>
    <w:rsid w:val="00926233"/>
    <w:rsid w:val="00936147"/>
    <w:rsid w:val="00944581"/>
    <w:rsid w:val="00953123"/>
    <w:rsid w:val="00954DEA"/>
    <w:rsid w:val="00955949"/>
    <w:rsid w:val="00956413"/>
    <w:rsid w:val="00962257"/>
    <w:rsid w:val="00971D16"/>
    <w:rsid w:val="009723DD"/>
    <w:rsid w:val="00972A43"/>
    <w:rsid w:val="00972B63"/>
    <w:rsid w:val="00976390"/>
    <w:rsid w:val="00976549"/>
    <w:rsid w:val="00981D11"/>
    <w:rsid w:val="00987E63"/>
    <w:rsid w:val="0099334A"/>
    <w:rsid w:val="00997B7E"/>
    <w:rsid w:val="009A0AA7"/>
    <w:rsid w:val="009A1711"/>
    <w:rsid w:val="009A1FD8"/>
    <w:rsid w:val="009A26BB"/>
    <w:rsid w:val="009A2EE7"/>
    <w:rsid w:val="009A7029"/>
    <w:rsid w:val="009A7C28"/>
    <w:rsid w:val="009B123A"/>
    <w:rsid w:val="009B3315"/>
    <w:rsid w:val="009B374A"/>
    <w:rsid w:val="009B594F"/>
    <w:rsid w:val="009B64BB"/>
    <w:rsid w:val="009C0C23"/>
    <w:rsid w:val="009C255A"/>
    <w:rsid w:val="009C6CBE"/>
    <w:rsid w:val="009D2BE9"/>
    <w:rsid w:val="009D2F7B"/>
    <w:rsid w:val="009D69EB"/>
    <w:rsid w:val="009E3458"/>
    <w:rsid w:val="009E398C"/>
    <w:rsid w:val="009E4418"/>
    <w:rsid w:val="009E6E92"/>
    <w:rsid w:val="009F12FD"/>
    <w:rsid w:val="009F1E3B"/>
    <w:rsid w:val="009F4580"/>
    <w:rsid w:val="009F61F4"/>
    <w:rsid w:val="00A03DAC"/>
    <w:rsid w:val="00A12653"/>
    <w:rsid w:val="00A128D7"/>
    <w:rsid w:val="00A130F8"/>
    <w:rsid w:val="00A24201"/>
    <w:rsid w:val="00A2669F"/>
    <w:rsid w:val="00A2699D"/>
    <w:rsid w:val="00A30819"/>
    <w:rsid w:val="00A31282"/>
    <w:rsid w:val="00A328F1"/>
    <w:rsid w:val="00A373D2"/>
    <w:rsid w:val="00A43C3F"/>
    <w:rsid w:val="00A45C38"/>
    <w:rsid w:val="00A45D7C"/>
    <w:rsid w:val="00A50DA0"/>
    <w:rsid w:val="00A530C7"/>
    <w:rsid w:val="00A5645C"/>
    <w:rsid w:val="00A56FC1"/>
    <w:rsid w:val="00A629E0"/>
    <w:rsid w:val="00A65837"/>
    <w:rsid w:val="00A660B9"/>
    <w:rsid w:val="00A71633"/>
    <w:rsid w:val="00A763CD"/>
    <w:rsid w:val="00A80449"/>
    <w:rsid w:val="00A84DC1"/>
    <w:rsid w:val="00A87A37"/>
    <w:rsid w:val="00A907F1"/>
    <w:rsid w:val="00A912D4"/>
    <w:rsid w:val="00A9489F"/>
    <w:rsid w:val="00AA0317"/>
    <w:rsid w:val="00AA31A8"/>
    <w:rsid w:val="00AA459C"/>
    <w:rsid w:val="00AA679F"/>
    <w:rsid w:val="00AB5998"/>
    <w:rsid w:val="00AC060C"/>
    <w:rsid w:val="00AC1D94"/>
    <w:rsid w:val="00AC3804"/>
    <w:rsid w:val="00AC5B97"/>
    <w:rsid w:val="00AC6AC0"/>
    <w:rsid w:val="00AD3FD2"/>
    <w:rsid w:val="00AD44C6"/>
    <w:rsid w:val="00AD4688"/>
    <w:rsid w:val="00AD7101"/>
    <w:rsid w:val="00AE0D5C"/>
    <w:rsid w:val="00AE2A2A"/>
    <w:rsid w:val="00AE53FE"/>
    <w:rsid w:val="00AF18E3"/>
    <w:rsid w:val="00AF3976"/>
    <w:rsid w:val="00AF5033"/>
    <w:rsid w:val="00B108FA"/>
    <w:rsid w:val="00B23AEC"/>
    <w:rsid w:val="00B27267"/>
    <w:rsid w:val="00B30B42"/>
    <w:rsid w:val="00B34465"/>
    <w:rsid w:val="00B36393"/>
    <w:rsid w:val="00B42093"/>
    <w:rsid w:val="00B45401"/>
    <w:rsid w:val="00B52298"/>
    <w:rsid w:val="00B600AF"/>
    <w:rsid w:val="00B60B39"/>
    <w:rsid w:val="00B6206A"/>
    <w:rsid w:val="00B65ADA"/>
    <w:rsid w:val="00B74B76"/>
    <w:rsid w:val="00B80FB4"/>
    <w:rsid w:val="00B85DEC"/>
    <w:rsid w:val="00B871EC"/>
    <w:rsid w:val="00B87B7E"/>
    <w:rsid w:val="00B94758"/>
    <w:rsid w:val="00B955B1"/>
    <w:rsid w:val="00B9569E"/>
    <w:rsid w:val="00BA12AD"/>
    <w:rsid w:val="00BA4D91"/>
    <w:rsid w:val="00BB755A"/>
    <w:rsid w:val="00BC3391"/>
    <w:rsid w:val="00BC3D40"/>
    <w:rsid w:val="00BD0A94"/>
    <w:rsid w:val="00BD36A1"/>
    <w:rsid w:val="00BD5D5B"/>
    <w:rsid w:val="00BD62CF"/>
    <w:rsid w:val="00BE1C71"/>
    <w:rsid w:val="00BF0C65"/>
    <w:rsid w:val="00BF4B24"/>
    <w:rsid w:val="00BF61A8"/>
    <w:rsid w:val="00BF69DF"/>
    <w:rsid w:val="00C0169D"/>
    <w:rsid w:val="00C03793"/>
    <w:rsid w:val="00C10A5D"/>
    <w:rsid w:val="00C156EE"/>
    <w:rsid w:val="00C16477"/>
    <w:rsid w:val="00C174A9"/>
    <w:rsid w:val="00C20960"/>
    <w:rsid w:val="00C210AF"/>
    <w:rsid w:val="00C32FF5"/>
    <w:rsid w:val="00C3591F"/>
    <w:rsid w:val="00C3605F"/>
    <w:rsid w:val="00C468DC"/>
    <w:rsid w:val="00C53B53"/>
    <w:rsid w:val="00C6406E"/>
    <w:rsid w:val="00C659A7"/>
    <w:rsid w:val="00C65D47"/>
    <w:rsid w:val="00C7432C"/>
    <w:rsid w:val="00C74ED7"/>
    <w:rsid w:val="00C811E5"/>
    <w:rsid w:val="00C84FC0"/>
    <w:rsid w:val="00C875C6"/>
    <w:rsid w:val="00C93AC3"/>
    <w:rsid w:val="00C94FBD"/>
    <w:rsid w:val="00C95882"/>
    <w:rsid w:val="00CA4A56"/>
    <w:rsid w:val="00CB20FE"/>
    <w:rsid w:val="00CB3A78"/>
    <w:rsid w:val="00CB7B60"/>
    <w:rsid w:val="00CC6B54"/>
    <w:rsid w:val="00CC75B4"/>
    <w:rsid w:val="00CE7CD8"/>
    <w:rsid w:val="00CF041C"/>
    <w:rsid w:val="00CF472B"/>
    <w:rsid w:val="00CF5400"/>
    <w:rsid w:val="00CF6A03"/>
    <w:rsid w:val="00CF7F86"/>
    <w:rsid w:val="00D007DC"/>
    <w:rsid w:val="00D00C88"/>
    <w:rsid w:val="00D015DC"/>
    <w:rsid w:val="00D04463"/>
    <w:rsid w:val="00D06976"/>
    <w:rsid w:val="00D10C00"/>
    <w:rsid w:val="00D11755"/>
    <w:rsid w:val="00D16E05"/>
    <w:rsid w:val="00D23D1C"/>
    <w:rsid w:val="00D34D76"/>
    <w:rsid w:val="00D437E7"/>
    <w:rsid w:val="00D44603"/>
    <w:rsid w:val="00D45335"/>
    <w:rsid w:val="00D45BF2"/>
    <w:rsid w:val="00D52141"/>
    <w:rsid w:val="00D6151F"/>
    <w:rsid w:val="00D652E9"/>
    <w:rsid w:val="00D70744"/>
    <w:rsid w:val="00D726A4"/>
    <w:rsid w:val="00D74FA5"/>
    <w:rsid w:val="00D8208B"/>
    <w:rsid w:val="00D82F17"/>
    <w:rsid w:val="00D8523F"/>
    <w:rsid w:val="00D94121"/>
    <w:rsid w:val="00DA0E2D"/>
    <w:rsid w:val="00DA55A2"/>
    <w:rsid w:val="00DA7430"/>
    <w:rsid w:val="00DB01CB"/>
    <w:rsid w:val="00DB269D"/>
    <w:rsid w:val="00DB597E"/>
    <w:rsid w:val="00DC01E3"/>
    <w:rsid w:val="00DC5F18"/>
    <w:rsid w:val="00DC796F"/>
    <w:rsid w:val="00DD498F"/>
    <w:rsid w:val="00DE3933"/>
    <w:rsid w:val="00DE77AC"/>
    <w:rsid w:val="00DE7E20"/>
    <w:rsid w:val="00DF1905"/>
    <w:rsid w:val="00E05258"/>
    <w:rsid w:val="00E10DB3"/>
    <w:rsid w:val="00E14987"/>
    <w:rsid w:val="00E1797A"/>
    <w:rsid w:val="00E22394"/>
    <w:rsid w:val="00E33B76"/>
    <w:rsid w:val="00E3478E"/>
    <w:rsid w:val="00E55F97"/>
    <w:rsid w:val="00E600CC"/>
    <w:rsid w:val="00E62534"/>
    <w:rsid w:val="00E7402A"/>
    <w:rsid w:val="00E7436D"/>
    <w:rsid w:val="00E74B06"/>
    <w:rsid w:val="00E750EC"/>
    <w:rsid w:val="00E91D15"/>
    <w:rsid w:val="00E93395"/>
    <w:rsid w:val="00E9363B"/>
    <w:rsid w:val="00E954AB"/>
    <w:rsid w:val="00E96B25"/>
    <w:rsid w:val="00EA3B34"/>
    <w:rsid w:val="00EB02BF"/>
    <w:rsid w:val="00EB4BED"/>
    <w:rsid w:val="00EB6045"/>
    <w:rsid w:val="00EC44AA"/>
    <w:rsid w:val="00EC5D10"/>
    <w:rsid w:val="00EE0D73"/>
    <w:rsid w:val="00EE1FD6"/>
    <w:rsid w:val="00EE2261"/>
    <w:rsid w:val="00EE5CA0"/>
    <w:rsid w:val="00EF0012"/>
    <w:rsid w:val="00F02005"/>
    <w:rsid w:val="00F03EB9"/>
    <w:rsid w:val="00F3634B"/>
    <w:rsid w:val="00F36EDC"/>
    <w:rsid w:val="00F5782B"/>
    <w:rsid w:val="00F61872"/>
    <w:rsid w:val="00F718F6"/>
    <w:rsid w:val="00F84B65"/>
    <w:rsid w:val="00F97FD3"/>
    <w:rsid w:val="00FA3A0E"/>
    <w:rsid w:val="00FA5264"/>
    <w:rsid w:val="00FA5B65"/>
    <w:rsid w:val="00FA5EA1"/>
    <w:rsid w:val="00FA719E"/>
    <w:rsid w:val="00FB4A4B"/>
    <w:rsid w:val="00FB4ACF"/>
    <w:rsid w:val="00FB5E3A"/>
    <w:rsid w:val="00FC0B5F"/>
    <w:rsid w:val="00FC276D"/>
    <w:rsid w:val="00FC4C87"/>
    <w:rsid w:val="00FC78DA"/>
    <w:rsid w:val="00FD049B"/>
    <w:rsid w:val="00FD0857"/>
    <w:rsid w:val="00FD1C8C"/>
    <w:rsid w:val="00FD4F12"/>
    <w:rsid w:val="00FD5CDB"/>
    <w:rsid w:val="00FD66AA"/>
    <w:rsid w:val="00FD7BFD"/>
    <w:rsid w:val="00FE0F84"/>
    <w:rsid w:val="00FE1604"/>
    <w:rsid w:val="00FE4D20"/>
    <w:rsid w:val="00FF193B"/>
    <w:rsid w:val="00FF3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4A0AB"/>
  <w15:chartTrackingRefBased/>
  <w15:docId w15:val="{565ABC34-6619-44F3-9687-9FFF6BAF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C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C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C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C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C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C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C59"/>
    <w:rPr>
      <w:rFonts w:eastAsiaTheme="majorEastAsia" w:cstheme="majorBidi"/>
      <w:color w:val="272727" w:themeColor="text1" w:themeTint="D8"/>
    </w:rPr>
  </w:style>
  <w:style w:type="paragraph" w:styleId="Title">
    <w:name w:val="Title"/>
    <w:basedOn w:val="Normal"/>
    <w:next w:val="Normal"/>
    <w:link w:val="TitleChar"/>
    <w:uiPriority w:val="10"/>
    <w:qFormat/>
    <w:rsid w:val="005A2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C59"/>
    <w:pPr>
      <w:spacing w:before="160"/>
      <w:jc w:val="center"/>
    </w:pPr>
    <w:rPr>
      <w:i/>
      <w:iCs/>
      <w:color w:val="404040" w:themeColor="text1" w:themeTint="BF"/>
    </w:rPr>
  </w:style>
  <w:style w:type="character" w:customStyle="1" w:styleId="QuoteChar">
    <w:name w:val="Quote Char"/>
    <w:basedOn w:val="DefaultParagraphFont"/>
    <w:link w:val="Quote"/>
    <w:uiPriority w:val="29"/>
    <w:rsid w:val="005A2C59"/>
    <w:rPr>
      <w:i/>
      <w:iCs/>
      <w:color w:val="404040" w:themeColor="text1" w:themeTint="BF"/>
    </w:rPr>
  </w:style>
  <w:style w:type="paragraph" w:styleId="ListParagraph">
    <w:name w:val="List Paragraph"/>
    <w:basedOn w:val="Normal"/>
    <w:uiPriority w:val="34"/>
    <w:qFormat/>
    <w:rsid w:val="005A2C59"/>
    <w:pPr>
      <w:ind w:left="720"/>
      <w:contextualSpacing/>
    </w:pPr>
  </w:style>
  <w:style w:type="character" w:styleId="IntenseEmphasis">
    <w:name w:val="Intense Emphasis"/>
    <w:basedOn w:val="DefaultParagraphFont"/>
    <w:uiPriority w:val="21"/>
    <w:qFormat/>
    <w:rsid w:val="005A2C59"/>
    <w:rPr>
      <w:i/>
      <w:iCs/>
      <w:color w:val="2F5496" w:themeColor="accent1" w:themeShade="BF"/>
    </w:rPr>
  </w:style>
  <w:style w:type="paragraph" w:styleId="IntenseQuote">
    <w:name w:val="Intense Quote"/>
    <w:basedOn w:val="Normal"/>
    <w:next w:val="Normal"/>
    <w:link w:val="IntenseQuoteChar"/>
    <w:uiPriority w:val="30"/>
    <w:qFormat/>
    <w:rsid w:val="005A2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C59"/>
    <w:rPr>
      <w:i/>
      <w:iCs/>
      <w:color w:val="2F5496" w:themeColor="accent1" w:themeShade="BF"/>
    </w:rPr>
  </w:style>
  <w:style w:type="character" w:styleId="IntenseReference">
    <w:name w:val="Intense Reference"/>
    <w:basedOn w:val="DefaultParagraphFont"/>
    <w:uiPriority w:val="32"/>
    <w:qFormat/>
    <w:rsid w:val="005A2C59"/>
    <w:rPr>
      <w:b/>
      <w:bCs/>
      <w:smallCaps/>
      <w:color w:val="2F5496" w:themeColor="accent1" w:themeShade="BF"/>
      <w:spacing w:val="5"/>
    </w:rPr>
  </w:style>
  <w:style w:type="paragraph" w:styleId="Header">
    <w:name w:val="header"/>
    <w:basedOn w:val="Normal"/>
    <w:link w:val="HeaderChar"/>
    <w:uiPriority w:val="99"/>
    <w:unhideWhenUsed/>
    <w:rsid w:val="00FB4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4A4B"/>
  </w:style>
  <w:style w:type="paragraph" w:styleId="Footer">
    <w:name w:val="footer"/>
    <w:basedOn w:val="Normal"/>
    <w:link w:val="FooterChar"/>
    <w:uiPriority w:val="99"/>
    <w:unhideWhenUsed/>
    <w:rsid w:val="00FB4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4A4B"/>
  </w:style>
  <w:style w:type="paragraph" w:styleId="HTMLPreformatted">
    <w:name w:val="HTML Preformatted"/>
    <w:basedOn w:val="Normal"/>
    <w:link w:val="HTMLPreformattedChar"/>
    <w:uiPriority w:val="99"/>
    <w:semiHidden/>
    <w:unhideWhenUsed/>
    <w:rsid w:val="006422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22E6"/>
    <w:rPr>
      <w:rFonts w:ascii="Consolas" w:hAnsi="Consolas"/>
      <w:sz w:val="20"/>
      <w:szCs w:val="20"/>
    </w:rPr>
  </w:style>
  <w:style w:type="paragraph" w:styleId="NormalWeb">
    <w:name w:val="Normal (Web)"/>
    <w:basedOn w:val="Normal"/>
    <w:uiPriority w:val="99"/>
    <w:semiHidden/>
    <w:unhideWhenUsed/>
    <w:rsid w:val="001901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41BDE-AB15-42E2-A198-BE375D2A6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50</Pages>
  <Words>10422</Words>
  <Characters>59408</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rohitborade336@gmail.com</dc:creator>
  <cp:keywords/>
  <dc:description/>
  <cp:lastModifiedBy>rohitborade336@gmail.com</cp:lastModifiedBy>
  <cp:revision>10</cp:revision>
  <dcterms:created xsi:type="dcterms:W3CDTF">2025-10-02T10:48:00Z</dcterms:created>
  <dcterms:modified xsi:type="dcterms:W3CDTF">2026-01-30T05:06:00Z</dcterms:modified>
</cp:coreProperties>
</file>